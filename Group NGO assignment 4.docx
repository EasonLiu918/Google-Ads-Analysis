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144B7" w14:textId="77777777" w:rsidR="00202CDE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color w:val="242424"/>
          <w:sz w:val="21"/>
          <w:szCs w:val="21"/>
        </w:rPr>
      </w:pPr>
      <w:bookmarkStart w:id="0" w:name="_i9zvv9t19n6o" w:colFirst="0" w:colLast="0"/>
      <w:bookmarkEnd w:id="0"/>
      <w:r>
        <w:rPr>
          <w:rFonts w:ascii="宋体" w:eastAsia="宋体" w:hAnsi="宋体" w:cs="宋体"/>
          <w:b/>
          <w:color w:val="242424"/>
          <w:sz w:val="26"/>
          <w:szCs w:val="26"/>
        </w:rPr>
        <w:t>Ad Group 1: 家長</w:t>
      </w:r>
    </w:p>
    <w:tbl>
      <w:tblPr>
        <w:tblStyle w:val="a5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202CDE" w14:paraId="01AB4B1C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06C2" w14:textId="77777777" w:rsidR="00202CDE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Keywords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E17FD" w14:textId="77777777" w:rsidR="00202CDE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Headlines &amp; Descriptions for ad copies</w:t>
            </w:r>
          </w:p>
        </w:tc>
      </w:tr>
      <w:tr w:rsidR="00202CDE" w14:paraId="6A195D69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D30F0" w14:textId="77777777" w:rsidR="00202CDE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Short, Broad Keywords (Awareness Stage):</w:t>
            </w:r>
          </w:p>
          <w:p w14:paraId="2EFB30C5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before="16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閱讀文化</w:t>
            </w:r>
          </w:p>
          <w:p w14:paraId="758ACE47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親子關係</w:t>
            </w:r>
          </w:p>
          <w:p w14:paraId="69187C64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親子互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動</w:t>
            </w:r>
            <w:proofErr w:type="gramEnd"/>
          </w:p>
          <w:p w14:paraId="6B68F93E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故事活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動</w:t>
            </w:r>
            <w:proofErr w:type="gramEnd"/>
          </w:p>
          <w:p w14:paraId="352EB576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創造力</w:t>
            </w:r>
          </w:p>
          <w:p w14:paraId="5BF4461C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思考力</w:t>
            </w:r>
          </w:p>
          <w:p w14:paraId="45327CA2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after="16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拓寬視野</w:t>
            </w:r>
          </w:p>
          <w:p w14:paraId="3CE4323C" w14:textId="77777777" w:rsidR="00202CDE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Long, Specific Keywords (Conversion Stage):</w:t>
            </w:r>
          </w:p>
          <w:p w14:paraId="19680A68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before="16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引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導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孩子接觸閱讀文化</w:t>
            </w:r>
          </w:p>
          <w:p w14:paraId="4763ECC1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lang w:eastAsia="zh-TW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lang w:eastAsia="zh-TW"/>
              </w:rPr>
              <w:t>通過故事與互動提高溝通技巧</w:t>
            </w:r>
          </w:p>
          <w:p w14:paraId="5F7E920F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通過互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動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提升親子關係</w:t>
            </w:r>
          </w:p>
          <w:p w14:paraId="15B64383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lang w:eastAsia="zh-TW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lang w:eastAsia="zh-TW"/>
              </w:rPr>
              <w:t>在故事活動中提高孩子創造力</w:t>
            </w:r>
          </w:p>
          <w:p w14:paraId="0C48A7F3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為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知識學習添加趣味性</w:t>
            </w:r>
          </w:p>
          <w:p w14:paraId="5A5FC0F6" w14:textId="77777777" w:rsidR="00202CDE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after="16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lang w:eastAsia="zh-TW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lang w:eastAsia="zh-TW"/>
              </w:rPr>
              <w:t>在故事這開拓認知與視野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733D" w14:textId="77777777" w:rsidR="00202CDE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Headline 1: 童話引領創造</w:t>
            </w:r>
          </w:p>
          <w:p w14:paraId="42A3A4C8" w14:textId="77777777" w:rsidR="00202CDE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Headline 2: 用故事開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啟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心靈，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啟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發智力</w:t>
            </w:r>
          </w:p>
          <w:p w14:paraId="1AF55A49" w14:textId="77777777" w:rsidR="00202CDE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Description 1: 透過童話故事的窗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戶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，讓孩子以另一種視角領略知識和世界，激發每個孩子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內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</w:rPr>
              <w:t>心的好奇心和創造力。</w:t>
            </w:r>
          </w:p>
          <w:p w14:paraId="51955CE3" w14:textId="77777777" w:rsidR="00202CDE" w:rsidRDefault="00000000">
            <w:p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lang w:eastAsia="zh-TW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lang w:eastAsia="zh-TW"/>
              </w:rPr>
              <w:t>Description 2: 用故事和手工為家長與孩子搭建一座心靈的橋樑，留下親子間充滿趣味的溫馨回憶。</w:t>
            </w:r>
          </w:p>
        </w:tc>
      </w:tr>
    </w:tbl>
    <w:p w14:paraId="6A216307" w14:textId="77777777" w:rsidR="00202CDE" w:rsidRDefault="00202CDE">
      <w:pPr>
        <w:spacing w:line="240" w:lineRule="auto"/>
        <w:rPr>
          <w:lang w:eastAsia="zh-TW"/>
        </w:rPr>
      </w:pPr>
    </w:p>
    <w:p w14:paraId="1DE0F43D" w14:textId="77777777" w:rsidR="00202CDE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color w:val="242424"/>
          <w:sz w:val="21"/>
          <w:szCs w:val="21"/>
          <w:highlight w:val="white"/>
        </w:rPr>
      </w:pPr>
      <w:bookmarkStart w:id="1" w:name="_yjvlwlafafdb" w:colFirst="0" w:colLast="0"/>
      <w:bookmarkEnd w:id="1"/>
      <w:r>
        <w:rPr>
          <w:rFonts w:ascii="宋体" w:eastAsia="宋体" w:hAnsi="宋体" w:cs="宋体"/>
          <w:b/>
          <w:color w:val="242424"/>
          <w:sz w:val="26"/>
          <w:szCs w:val="26"/>
        </w:rPr>
        <w:t>Ad Group 2: 幼稚園/小學</w:t>
      </w:r>
    </w:p>
    <w:tbl>
      <w:tblPr>
        <w:tblStyle w:val="a6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202CDE" w14:paraId="1637AC5C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682D4" w14:textId="77777777" w:rsidR="00202CDE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Keywords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E179" w14:textId="77777777" w:rsidR="00202CDE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Headlines &amp; Descriptions for ad copies</w:t>
            </w:r>
          </w:p>
        </w:tc>
      </w:tr>
      <w:tr w:rsidR="00202CDE" w14:paraId="298C17A8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113F" w14:textId="77777777" w:rsidR="00202CDE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Short, Broad Keywords (Awareness Stage):</w:t>
            </w:r>
          </w:p>
          <w:p w14:paraId="458E9732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情緒智商</w:t>
            </w:r>
          </w:p>
          <w:p w14:paraId="0A4B3601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心靈關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懷</w:t>
            </w:r>
            <w:proofErr w:type="gramEnd"/>
          </w:p>
          <w:p w14:paraId="026379DE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情緒管理</w:t>
            </w:r>
          </w:p>
          <w:p w14:paraId="3D46E149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預防欺凌</w:t>
            </w:r>
          </w:p>
          <w:p w14:paraId="633D8ABB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減少欺凌</w:t>
            </w:r>
          </w:p>
          <w:p w14:paraId="4B001747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人際關係</w:t>
            </w:r>
          </w:p>
          <w:p w14:paraId="5D89D57C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溝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通技巧</w:t>
            </w:r>
          </w:p>
          <w:p w14:paraId="0BCFD5F5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兒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童理財教育</w:t>
            </w:r>
          </w:p>
          <w:p w14:paraId="3F4FDEA9" w14:textId="77777777" w:rsidR="00202CDE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兒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童價值引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導</w:t>
            </w:r>
            <w:proofErr w:type="gramEnd"/>
          </w:p>
          <w:p w14:paraId="761DDE3F" w14:textId="77777777" w:rsidR="00202CDE" w:rsidRDefault="00000000">
            <w:pPr>
              <w:widowControl w:val="0"/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</w:rPr>
              <w:t>Long, Specific Keywords (Conversion Stage):</w:t>
            </w:r>
          </w:p>
          <w:p w14:paraId="72E40374" w14:textId="77777777" w:rsidR="00202CDE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提升情緒智商和同理心</w:t>
            </w:r>
          </w:p>
          <w:p w14:paraId="306580FD" w14:textId="77777777" w:rsidR="00202CDE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關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懷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孩子的心靈健康</w:t>
            </w:r>
          </w:p>
          <w:p w14:paraId="41122986" w14:textId="77777777" w:rsidR="00202CDE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  <w:lang w:eastAsia="zh-TW"/>
              </w:rPr>
              <w:t>通過管理情緒減少校園欺凌</w:t>
            </w:r>
          </w:p>
          <w:p w14:paraId="70CFDBAF" w14:textId="77777777" w:rsidR="00202CDE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  <w:lang w:eastAsia="zh-TW"/>
              </w:rPr>
              <w:t>幫助孩子提升校園人際關係</w:t>
            </w:r>
          </w:p>
          <w:p w14:paraId="712BB8E4" w14:textId="77777777" w:rsidR="00202CDE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鍛鍊孩子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溝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通技巧</w:t>
            </w:r>
          </w:p>
          <w:p w14:paraId="3560E775" w14:textId="77777777" w:rsidR="00202CDE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從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少培養理財觀念</w:t>
            </w:r>
          </w:p>
          <w:p w14:paraId="619C4B3E" w14:textId="77777777" w:rsidR="00202CDE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after="220"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  <w:lang w:eastAsia="zh-TW"/>
              </w:rPr>
              <w:t>引導孩子擁有正確的價值取向</w:t>
            </w:r>
          </w:p>
          <w:p w14:paraId="43FF7E43" w14:textId="77777777" w:rsidR="00202CDE" w:rsidRDefault="00202CDE">
            <w:pPr>
              <w:widowControl w:val="0"/>
              <w:spacing w:line="240" w:lineRule="auto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</w:pP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BAA08" w14:textId="77777777" w:rsidR="00202CDE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lastRenderedPageBreak/>
              <w:t>Headline 1: 用故事打造和諧校園</w:t>
            </w:r>
          </w:p>
          <w:p w14:paraId="5DD6B8A4" w14:textId="77777777" w:rsidR="00202CDE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Headline 2: 關注校園心理健康</w:t>
            </w:r>
          </w:p>
          <w:p w14:paraId="11764D36" w14:textId="77777777" w:rsidR="00202CDE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Headline 3: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從書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本到現實：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兒</w:t>
            </w:r>
            <w:proofErr w:type="gramEnd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童價值觀引</w:t>
            </w:r>
            <w:proofErr w:type="gramStart"/>
            <w:r>
              <w:rPr>
                <w:rFonts w:ascii="宋体" w:eastAsia="宋体" w:hAnsi="宋体" w:cs="宋体"/>
                <w:color w:val="242424"/>
                <w:sz w:val="21"/>
                <w:szCs w:val="21"/>
                <w:highlight w:val="white"/>
              </w:rPr>
              <w:t>導</w:t>
            </w:r>
            <w:proofErr w:type="gramEnd"/>
          </w:p>
          <w:p w14:paraId="027CDE19" w14:textId="77777777" w:rsidR="00202CDE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</w:rPr>
              <w:t>Description 1:</w:t>
            </w:r>
            <w:ins w:id="2" w:author="Maximilian Lai" w:date="2024-12-02T09:39:00Z"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</w:rPr>
                <w:t>故事的介入能減少校園欺凌。繪本給</w:t>
              </w:r>
              <w:proofErr w:type="gramStart"/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</w:rPr>
                <w:t>予孩子探索內心世界</w:t>
              </w:r>
              <w:proofErr w:type="gramEnd"/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</w:rPr>
                <w:t>的自主性，能有效提高情緒管理和</w:t>
              </w:r>
              <w:proofErr w:type="gramStart"/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</w:rPr>
                <w:t>溝</w:t>
              </w:r>
              <w:proofErr w:type="gramEnd"/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</w:rPr>
                <w:t>通技巧。</w:t>
              </w:r>
            </w:ins>
            <w:del w:id="3" w:author="Maximilian Lai" w:date="2024-12-02T09:39:00Z"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</w:rPr>
                <w:delText>研究證明，故事的介入能有效減少校園內欺凌的發生。繪本給予孩子探索內心世界的自主性，加以引導，同時能有效提高情緒管理和溝通技巧。</w:delText>
              </w:r>
            </w:del>
          </w:p>
          <w:p w14:paraId="0B611185" w14:textId="77777777" w:rsidR="00202CDE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  <w:t>Description 2:</w:t>
            </w:r>
            <w:ins w:id="4" w:author="Maximilian Lai" w:date="2024-12-02T09:39:00Z"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  <w:lang w:eastAsia="zh-TW"/>
                </w:rPr>
                <w:t>關懷學齡兒童在校的心理健康問題，通過故事與繪本，啟迪孩子建立完善的心智，打造正向教育環境。</w:t>
              </w:r>
            </w:ins>
            <w:del w:id="5" w:author="Maximilian Lai" w:date="2024-12-02T09:39:00Z"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  <w:lang w:eastAsia="zh-TW"/>
                </w:rPr>
                <w:delText>關懷學齡兒童在校的心理健康問題，通過故事與繪本，啟迪孩子建立更完善的心智，打造正向的教育環境。</w:delText>
              </w:r>
            </w:del>
          </w:p>
          <w:p w14:paraId="25E9C3C8" w14:textId="77777777" w:rsidR="00202CDE" w:rsidRDefault="00000000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</w:pPr>
            <w:r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  <w:lastRenderedPageBreak/>
              <w:t>Description 3:</w:t>
            </w:r>
            <w:ins w:id="6" w:author="Maximilian Lai" w:date="2024-12-02T09:39:00Z"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  <w:lang w:eastAsia="zh-TW"/>
                </w:rPr>
                <w:t>價值理念為一生的課題，應當從少加以引導。讓故事和繪本照進現實，助孩子理解並擁抱這個世界。</w:t>
              </w:r>
            </w:ins>
            <w:del w:id="7" w:author="Maximilian Lai" w:date="2024-12-02T09:39:00Z">
              <w:r>
                <w:rPr>
                  <w:rFonts w:ascii="Roboto" w:eastAsia="Roboto" w:hAnsi="Roboto" w:cs="Roboto"/>
                  <w:color w:val="242424"/>
                  <w:sz w:val="21"/>
                  <w:szCs w:val="21"/>
                  <w:highlight w:val="white"/>
                  <w:lang w:eastAsia="zh-TW"/>
                </w:rPr>
                <w:delText>價值理念為一生的課題，應當從少加以引導。讓故事和繪本照進現實，助孩子理解並擁抱這個世界。</w:delText>
              </w:r>
            </w:del>
          </w:p>
          <w:p w14:paraId="14089D6D" w14:textId="77777777" w:rsidR="00202CDE" w:rsidRDefault="00202CDE">
            <w:pPr>
              <w:shd w:val="clear" w:color="auto" w:fill="FFFFFF"/>
              <w:spacing w:after="220"/>
              <w:rPr>
                <w:rFonts w:ascii="Roboto" w:eastAsia="Roboto" w:hAnsi="Roboto" w:cs="Roboto"/>
                <w:color w:val="242424"/>
                <w:sz w:val="21"/>
                <w:szCs w:val="21"/>
                <w:highlight w:val="white"/>
                <w:lang w:eastAsia="zh-TW"/>
              </w:rPr>
            </w:pPr>
          </w:p>
        </w:tc>
      </w:tr>
    </w:tbl>
    <w:p w14:paraId="7E745AF0" w14:textId="77777777" w:rsidR="00202CDE" w:rsidRDefault="00202CDE">
      <w:pPr>
        <w:shd w:val="clear" w:color="auto" w:fill="FFFFFF"/>
        <w:spacing w:after="220"/>
        <w:rPr>
          <w:lang w:eastAsia="zh-TW"/>
        </w:rPr>
      </w:pPr>
    </w:p>
    <w:sectPr w:rsidR="00202CDE">
      <w:pgSz w:w="11906" w:h="16838"/>
      <w:pgMar w:top="1440" w:right="1440" w:bottom="1440" w:left="1440" w:header="720" w:footer="720" w:gutter="0"/>
      <w:pgNumType w:start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7AD22F9-1C02-45EF-97B8-829ACA248B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35BB77E-07E8-420C-B6F5-2DE63992C8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3A57025-9A8E-4891-818C-C10280EE20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F7EAB"/>
    <w:multiLevelType w:val="multilevel"/>
    <w:tmpl w:val="6506F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3368EF"/>
    <w:multiLevelType w:val="multilevel"/>
    <w:tmpl w:val="DC4A8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C70098"/>
    <w:multiLevelType w:val="multilevel"/>
    <w:tmpl w:val="CD68C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81851207">
    <w:abstractNumId w:val="2"/>
  </w:num>
  <w:num w:numId="2" w16cid:durableId="292751891">
    <w:abstractNumId w:val="1"/>
  </w:num>
  <w:num w:numId="3" w16cid:durableId="1587225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CDE"/>
    <w:rsid w:val="001855A1"/>
    <w:rsid w:val="00202CDE"/>
    <w:rsid w:val="005D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4D222"/>
  <w15:docId w15:val="{56C85AA7-278A-4E67-B360-39CC915C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Eason Liu</dc:creator>
  <cp:lastModifiedBy>Eason Liu</cp:lastModifiedBy>
  <cp:revision>2</cp:revision>
  <dcterms:created xsi:type="dcterms:W3CDTF">2024-12-12T04:24:00Z</dcterms:created>
  <dcterms:modified xsi:type="dcterms:W3CDTF">2024-12-12T04:24:00Z</dcterms:modified>
</cp:coreProperties>
</file>