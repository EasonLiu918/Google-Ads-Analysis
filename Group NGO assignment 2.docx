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A6FD1" w14:textId="77777777" w:rsidR="00CA3F78" w:rsidRDefault="00000000">
      <w:r>
        <w:t>You have chosen “Batch 2#6 -HAC - StoryLand” for the Google Project.</w:t>
      </w:r>
    </w:p>
    <w:p w14:paraId="23F09745" w14:textId="77777777" w:rsidR="00CA3F78" w:rsidRDefault="00000000">
      <w:r>
        <w:t>Please find HAC's Google Ads account as follow and make the link request to the NGO</w:t>
      </w:r>
    </w:p>
    <w:p w14:paraId="5FE7EC95" w14:textId="77777777" w:rsidR="00CA3F78" w:rsidRDefault="00000000">
      <w:r>
        <w:t xml:space="preserve">Ad Grant a/c no.: 610-415-2182 </w:t>
      </w:r>
    </w:p>
    <w:p w14:paraId="5F6C0B02" w14:textId="77777777" w:rsidR="00CA3F78" w:rsidRDefault="00000000">
      <w:r>
        <w:t>Main Contact Person: Mr. John SIN</w:t>
      </w:r>
    </w:p>
    <w:p w14:paraId="4EEF47BB" w14:textId="77777777" w:rsidR="00CA3F78" w:rsidRDefault="00000000">
      <w:r>
        <w:t>Email: pr@hac.org.hk</w:t>
      </w:r>
    </w:p>
    <w:p w14:paraId="4C9FC260" w14:textId="77777777" w:rsidR="00CA3F78" w:rsidRDefault="00CA3F78"/>
    <w:p w14:paraId="27F0B6DE" w14:textId="77777777" w:rsidR="00CA3F78" w:rsidRDefault="00000000">
      <w:r>
        <w:t>Please follow the steps specified in ""Google Manager Account"" on Canvas to set up the connection with NGO's Google Ads account. ONLY ONE member's Google Manager account needs to be linked to HAC's Google Ad Grand account as manager account. Please be reminded the following key points when you are doing the Google Ads for the NGO.</w:t>
      </w:r>
    </w:p>
    <w:p w14:paraId="58A41BE4" w14:textId="77777777" w:rsidR="00CA3F78" w:rsidRDefault="00CA3F78"/>
    <w:p w14:paraId="2ACEF157" w14:textId="77777777" w:rsidR="00CA3F78" w:rsidRDefault="00000000">
      <w:r>
        <w:t>1. Please do create your campaigns with the name format of</w:t>
      </w:r>
    </w:p>
    <w:p w14:paraId="600D6594" w14:textId="77777777" w:rsidR="00CA3F78" w:rsidRDefault="00000000">
      <w:pPr>
        <w:rPr>
          <w:highlight w:val="yellow"/>
        </w:rPr>
      </w:pPr>
      <w:r>
        <w:rPr>
          <w:highlight w:val="yellow"/>
        </w:rPr>
        <w:t>""2024fa-ISOM5320-L1-G2-StoryLand"".</w:t>
      </w:r>
    </w:p>
    <w:p w14:paraId="7CFEC9D6" w14:textId="77777777" w:rsidR="00CA3F78" w:rsidRDefault="00CA3F78"/>
    <w:p w14:paraId="5592063C" w14:textId="77777777" w:rsidR="00CA3F78" w:rsidRDefault="00000000">
      <w:commentRangeStart w:id="0"/>
      <w:r>
        <w:t>2. You need to create at least 2 ""Ad Groups"" for each campaign, and each ""Ad Groups"" at least needs 2 ""Ad Copies"".</w:t>
      </w:r>
      <w:commentRangeEnd w:id="0"/>
      <w:r>
        <w:commentReference w:id="0"/>
      </w:r>
    </w:p>
    <w:p w14:paraId="5E06106D" w14:textId="77777777" w:rsidR="00CA3F78" w:rsidRDefault="00000000">
      <w:pPr>
        <w:pStyle w:val="3"/>
        <w:keepNext w:val="0"/>
        <w:keepLines w:val="0"/>
        <w:shd w:val="clear" w:color="auto" w:fill="FFFFFF"/>
        <w:spacing w:before="280"/>
        <w:rPr>
          <w:rFonts w:ascii="Roboto" w:eastAsia="Roboto" w:hAnsi="Roboto" w:cs="Roboto"/>
          <w:color w:val="242424"/>
          <w:sz w:val="21"/>
          <w:szCs w:val="21"/>
        </w:rPr>
      </w:pPr>
      <w:bookmarkStart w:id="1" w:name="_i9zvv9t19n6o" w:colFirst="0" w:colLast="0"/>
      <w:bookmarkEnd w:id="1"/>
      <w:commentRangeStart w:id="2"/>
      <w:r>
        <w:rPr>
          <w:rFonts w:ascii="Roboto" w:eastAsia="Roboto" w:hAnsi="Roboto" w:cs="Roboto"/>
          <w:b/>
          <w:color w:val="242424"/>
          <w:sz w:val="26"/>
          <w:szCs w:val="26"/>
        </w:rPr>
        <w:t>Ad Group 1: Parents</w:t>
      </w:r>
      <w:commentRangeEnd w:id="2"/>
      <w:r>
        <w:commentReference w:id="2"/>
      </w:r>
    </w:p>
    <w:tbl>
      <w:tblPr>
        <w:tblStyle w:val="a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CA3F78" w14:paraId="04F8CCFC" w14:textId="77777777">
        <w:tc>
          <w:tcPr>
            <w:tcW w:w="4513" w:type="dxa"/>
            <w:shd w:val="clear" w:color="auto" w:fill="auto"/>
            <w:tcMar>
              <w:top w:w="100" w:type="dxa"/>
              <w:left w:w="100" w:type="dxa"/>
              <w:bottom w:w="100" w:type="dxa"/>
              <w:right w:w="100" w:type="dxa"/>
            </w:tcMar>
          </w:tcPr>
          <w:p w14:paraId="29B0FD44" w14:textId="77777777" w:rsidR="00CA3F78" w:rsidRDefault="00000000">
            <w:pPr>
              <w:widowControl w:val="0"/>
              <w:spacing w:line="240" w:lineRule="auto"/>
              <w:rPr>
                <w:rFonts w:ascii="Roboto" w:eastAsia="Roboto" w:hAnsi="Roboto" w:cs="Roboto"/>
                <w:color w:val="242424"/>
                <w:sz w:val="21"/>
                <w:szCs w:val="21"/>
              </w:rPr>
            </w:pPr>
            <w:r>
              <w:rPr>
                <w:rFonts w:ascii="Roboto" w:eastAsia="Roboto" w:hAnsi="Roboto" w:cs="Roboto"/>
                <w:color w:val="242424"/>
                <w:sz w:val="21"/>
                <w:szCs w:val="21"/>
              </w:rPr>
              <w:t>Keywords</w:t>
            </w:r>
          </w:p>
        </w:tc>
        <w:tc>
          <w:tcPr>
            <w:tcW w:w="4513" w:type="dxa"/>
            <w:shd w:val="clear" w:color="auto" w:fill="auto"/>
            <w:tcMar>
              <w:top w:w="100" w:type="dxa"/>
              <w:left w:w="100" w:type="dxa"/>
              <w:bottom w:w="100" w:type="dxa"/>
              <w:right w:w="100" w:type="dxa"/>
            </w:tcMar>
          </w:tcPr>
          <w:p w14:paraId="05F0E11D" w14:textId="77777777" w:rsidR="00CA3F78" w:rsidRDefault="00000000">
            <w:pPr>
              <w:widowControl w:val="0"/>
              <w:spacing w:line="240" w:lineRule="auto"/>
              <w:rPr>
                <w:rFonts w:ascii="Roboto" w:eastAsia="Roboto" w:hAnsi="Roboto" w:cs="Roboto"/>
                <w:color w:val="242424"/>
                <w:sz w:val="21"/>
                <w:szCs w:val="21"/>
              </w:rPr>
            </w:pPr>
            <w:r>
              <w:rPr>
                <w:rFonts w:ascii="Roboto" w:eastAsia="Roboto" w:hAnsi="Roboto" w:cs="Roboto"/>
                <w:color w:val="242424"/>
                <w:sz w:val="21"/>
                <w:szCs w:val="21"/>
              </w:rPr>
              <w:t>Headlines &amp; Descriptions for ad copies</w:t>
            </w:r>
          </w:p>
        </w:tc>
      </w:tr>
      <w:tr w:rsidR="00CA3F78" w14:paraId="50FA0EAD" w14:textId="77777777">
        <w:tc>
          <w:tcPr>
            <w:tcW w:w="4513" w:type="dxa"/>
            <w:shd w:val="clear" w:color="auto" w:fill="auto"/>
            <w:tcMar>
              <w:top w:w="100" w:type="dxa"/>
              <w:left w:w="100" w:type="dxa"/>
              <w:bottom w:w="100" w:type="dxa"/>
              <w:right w:w="100" w:type="dxa"/>
            </w:tcMar>
          </w:tcPr>
          <w:p w14:paraId="57DCA2E8" w14:textId="77777777" w:rsidR="00CA3F78" w:rsidRDefault="00000000">
            <w:pPr>
              <w:widowControl w:val="0"/>
              <w:shd w:val="clear" w:color="auto" w:fill="FFFFFF"/>
              <w:spacing w:after="220" w:line="240" w:lineRule="auto"/>
              <w:rPr>
                <w:rFonts w:ascii="Roboto" w:eastAsia="Roboto" w:hAnsi="Roboto" w:cs="Roboto"/>
                <w:color w:val="242424"/>
                <w:sz w:val="21"/>
                <w:szCs w:val="21"/>
              </w:rPr>
            </w:pPr>
            <w:r>
              <w:rPr>
                <w:rFonts w:ascii="Roboto" w:eastAsia="Roboto" w:hAnsi="Roboto" w:cs="Roboto"/>
                <w:color w:val="242424"/>
                <w:sz w:val="21"/>
                <w:szCs w:val="21"/>
              </w:rPr>
              <w:t>Short, Broad Keywords (Awareness Stage):</w:t>
            </w:r>
          </w:p>
          <w:p w14:paraId="4662836F" w14:textId="77777777" w:rsidR="00CA3F78" w:rsidRDefault="00000000">
            <w:pPr>
              <w:widowControl w:val="0"/>
              <w:numPr>
                <w:ilvl w:val="0"/>
                <w:numId w:val="9"/>
              </w:numPr>
              <w:shd w:val="clear" w:color="auto" w:fill="FFFFFF"/>
              <w:spacing w:before="160" w:line="240" w:lineRule="auto"/>
              <w:rPr>
                <w:rFonts w:ascii="Roboto" w:eastAsia="Roboto" w:hAnsi="Roboto" w:cs="Roboto"/>
                <w:color w:val="242424"/>
                <w:sz w:val="21"/>
                <w:szCs w:val="21"/>
              </w:rPr>
            </w:pPr>
            <w:r>
              <w:rPr>
                <w:rFonts w:ascii="Roboto" w:eastAsia="Roboto" w:hAnsi="Roboto" w:cs="Roboto"/>
                <w:color w:val="242424"/>
                <w:sz w:val="21"/>
                <w:szCs w:val="21"/>
              </w:rPr>
              <w:t>reading</w:t>
            </w:r>
          </w:p>
          <w:p w14:paraId="4C591B68"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professional talks</w:t>
            </w:r>
          </w:p>
          <w:p w14:paraId="117D35B5"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trainings</w:t>
            </w:r>
          </w:p>
          <w:p w14:paraId="0B821AD4"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workshops</w:t>
            </w:r>
          </w:p>
          <w:p w14:paraId="194BE1BA"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Storytelling sessions</w:t>
            </w:r>
          </w:p>
          <w:p w14:paraId="0F1F6494"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Kids library</w:t>
            </w:r>
          </w:p>
          <w:p w14:paraId="42624A99"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Children's books</w:t>
            </w:r>
          </w:p>
          <w:p w14:paraId="4FD49856" w14:textId="77777777" w:rsidR="00CA3F78" w:rsidRDefault="00000000">
            <w:pPr>
              <w:widowControl w:val="0"/>
              <w:numPr>
                <w:ilvl w:val="0"/>
                <w:numId w:val="9"/>
              </w:numPr>
              <w:shd w:val="clear" w:color="auto" w:fill="FFFFFF"/>
              <w:spacing w:after="160" w:line="240" w:lineRule="auto"/>
              <w:rPr>
                <w:rFonts w:ascii="Roboto" w:eastAsia="Roboto" w:hAnsi="Roboto" w:cs="Roboto"/>
                <w:color w:val="242424"/>
                <w:sz w:val="21"/>
                <w:szCs w:val="21"/>
              </w:rPr>
            </w:pPr>
            <w:r>
              <w:rPr>
                <w:rFonts w:ascii="Roboto" w:eastAsia="Roboto" w:hAnsi="Roboto" w:cs="Roboto"/>
                <w:color w:val="242424"/>
                <w:sz w:val="21"/>
                <w:szCs w:val="21"/>
              </w:rPr>
              <w:t>Crafting activities</w:t>
            </w:r>
          </w:p>
          <w:p w14:paraId="29E50365" w14:textId="77777777" w:rsidR="00CA3F78" w:rsidRDefault="00000000">
            <w:pPr>
              <w:widowControl w:val="0"/>
              <w:shd w:val="clear" w:color="auto" w:fill="FFFFFF"/>
              <w:spacing w:after="220" w:line="240" w:lineRule="auto"/>
              <w:rPr>
                <w:rFonts w:ascii="Roboto" w:eastAsia="Roboto" w:hAnsi="Roboto" w:cs="Roboto"/>
                <w:color w:val="242424"/>
                <w:sz w:val="21"/>
                <w:szCs w:val="21"/>
              </w:rPr>
            </w:pPr>
            <w:r>
              <w:rPr>
                <w:rFonts w:ascii="Roboto" w:eastAsia="Roboto" w:hAnsi="Roboto" w:cs="Roboto"/>
                <w:color w:val="242424"/>
                <w:sz w:val="21"/>
                <w:szCs w:val="21"/>
              </w:rPr>
              <w:t>Long, Specific Keywords (Conversion Stage):</w:t>
            </w:r>
          </w:p>
          <w:p w14:paraId="51BFFF99" w14:textId="77777777" w:rsidR="00CA3F78" w:rsidRDefault="00000000">
            <w:pPr>
              <w:widowControl w:val="0"/>
              <w:numPr>
                <w:ilvl w:val="0"/>
                <w:numId w:val="9"/>
              </w:numPr>
              <w:shd w:val="clear" w:color="auto" w:fill="FFFFFF"/>
              <w:spacing w:before="160" w:line="240" w:lineRule="auto"/>
              <w:rPr>
                <w:rFonts w:ascii="Roboto" w:eastAsia="Roboto" w:hAnsi="Roboto" w:cs="Roboto"/>
                <w:color w:val="242424"/>
                <w:sz w:val="21"/>
                <w:szCs w:val="21"/>
              </w:rPr>
            </w:pPr>
            <w:r>
              <w:rPr>
                <w:rFonts w:ascii="Roboto" w:eastAsia="Roboto" w:hAnsi="Roboto" w:cs="Roboto"/>
                <w:color w:val="242424"/>
                <w:sz w:val="21"/>
                <w:szCs w:val="21"/>
              </w:rPr>
              <w:t>Storytelling sessions for kids</w:t>
            </w:r>
          </w:p>
          <w:p w14:paraId="4DBD7C7A"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Library with storybooks for 3-8 years old</w:t>
            </w:r>
          </w:p>
          <w:p w14:paraId="795D43BC"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Storytelling skill workshops for parents</w:t>
            </w:r>
          </w:p>
          <w:p w14:paraId="09FC8753"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Parent and child activities</w:t>
            </w:r>
          </w:p>
          <w:p w14:paraId="37E030BA"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Extra curricular activities</w:t>
            </w:r>
          </w:p>
          <w:p w14:paraId="2EBA248A" w14:textId="77777777" w:rsidR="00CA3F78" w:rsidRDefault="00000000">
            <w:pPr>
              <w:widowControl w:val="0"/>
              <w:numPr>
                <w:ilvl w:val="0"/>
                <w:numId w:val="9"/>
              </w:numPr>
              <w:shd w:val="clear" w:color="auto" w:fill="FFFFFF"/>
              <w:spacing w:line="240" w:lineRule="auto"/>
              <w:rPr>
                <w:rFonts w:ascii="Roboto" w:eastAsia="Roboto" w:hAnsi="Roboto" w:cs="Roboto"/>
                <w:color w:val="242424"/>
                <w:sz w:val="21"/>
                <w:szCs w:val="21"/>
              </w:rPr>
            </w:pPr>
            <w:r>
              <w:rPr>
                <w:rFonts w:ascii="Roboto" w:eastAsia="Roboto" w:hAnsi="Roboto" w:cs="Roboto"/>
                <w:color w:val="242424"/>
                <w:sz w:val="21"/>
                <w:szCs w:val="21"/>
              </w:rPr>
              <w:t>After school activities</w:t>
            </w:r>
          </w:p>
          <w:p w14:paraId="36189B39" w14:textId="77777777" w:rsidR="00CA3F78" w:rsidRDefault="00000000">
            <w:pPr>
              <w:widowControl w:val="0"/>
              <w:numPr>
                <w:ilvl w:val="0"/>
                <w:numId w:val="9"/>
              </w:numPr>
              <w:shd w:val="clear" w:color="auto" w:fill="FFFFFF"/>
              <w:spacing w:after="160" w:line="240" w:lineRule="auto"/>
              <w:rPr>
                <w:rFonts w:ascii="Roboto" w:eastAsia="Roboto" w:hAnsi="Roboto" w:cs="Roboto"/>
                <w:color w:val="242424"/>
                <w:sz w:val="21"/>
                <w:szCs w:val="21"/>
              </w:rPr>
            </w:pPr>
            <w:r>
              <w:rPr>
                <w:rFonts w:ascii="Roboto" w:eastAsia="Roboto" w:hAnsi="Roboto" w:cs="Roboto"/>
                <w:color w:val="242424"/>
                <w:sz w:val="21"/>
                <w:szCs w:val="21"/>
              </w:rPr>
              <w:t>Best storytelling experience for children</w:t>
            </w:r>
          </w:p>
        </w:tc>
        <w:tc>
          <w:tcPr>
            <w:tcW w:w="4513" w:type="dxa"/>
            <w:shd w:val="clear" w:color="auto" w:fill="auto"/>
            <w:tcMar>
              <w:top w:w="100" w:type="dxa"/>
              <w:left w:w="100" w:type="dxa"/>
              <w:bottom w:w="100" w:type="dxa"/>
              <w:right w:w="100" w:type="dxa"/>
            </w:tcMar>
          </w:tcPr>
          <w:p w14:paraId="6907B26C" w14:textId="77777777" w:rsidR="00CA3F78" w:rsidRDefault="00000000">
            <w:pPr>
              <w:shd w:val="clear" w:color="auto" w:fill="FFFFFF"/>
              <w:spacing w:after="220" w:line="240" w:lineRule="auto"/>
              <w:rPr>
                <w:rFonts w:ascii="Roboto" w:eastAsia="Roboto" w:hAnsi="Roboto" w:cs="Roboto"/>
                <w:color w:val="242424"/>
                <w:sz w:val="21"/>
                <w:szCs w:val="21"/>
              </w:rPr>
            </w:pPr>
            <w:r>
              <w:rPr>
                <w:rFonts w:ascii="Roboto" w:eastAsia="Roboto" w:hAnsi="Roboto" w:cs="Roboto"/>
                <w:color w:val="242424"/>
                <w:sz w:val="21"/>
                <w:szCs w:val="21"/>
              </w:rPr>
              <w:t xml:space="preserve">Headline 1: Discover Storyland - </w:t>
            </w:r>
          </w:p>
          <w:p w14:paraId="6754B578" w14:textId="77777777" w:rsidR="00CA3F78" w:rsidRDefault="00000000">
            <w:pPr>
              <w:shd w:val="clear" w:color="auto" w:fill="FFFFFF"/>
              <w:spacing w:after="220" w:line="240" w:lineRule="auto"/>
              <w:rPr>
                <w:rFonts w:ascii="Roboto" w:eastAsia="Roboto" w:hAnsi="Roboto" w:cs="Roboto"/>
                <w:color w:val="242424"/>
                <w:sz w:val="21"/>
                <w:szCs w:val="21"/>
              </w:rPr>
            </w:pPr>
            <w:r>
              <w:rPr>
                <w:rFonts w:ascii="Roboto" w:eastAsia="Roboto" w:hAnsi="Roboto" w:cs="Roboto"/>
                <w:color w:val="242424"/>
                <w:sz w:val="21"/>
                <w:szCs w:val="21"/>
              </w:rPr>
              <w:t>Headline 2: Professional Story Education (A)| Trusted Story Education (B test)</w:t>
            </w:r>
          </w:p>
          <w:p w14:paraId="37C2AD70" w14:textId="77777777" w:rsidR="00CA3F78" w:rsidRDefault="00000000">
            <w:pPr>
              <w:shd w:val="clear" w:color="auto" w:fill="FFFFFF"/>
              <w:spacing w:after="220" w:line="240" w:lineRule="auto"/>
              <w:rPr>
                <w:rFonts w:ascii="Roboto" w:eastAsia="Roboto" w:hAnsi="Roboto" w:cs="Roboto"/>
                <w:color w:val="242424"/>
                <w:sz w:val="21"/>
                <w:szCs w:val="21"/>
              </w:rPr>
            </w:pPr>
            <w:r>
              <w:rPr>
                <w:rFonts w:ascii="Roboto" w:eastAsia="Roboto" w:hAnsi="Roboto" w:cs="Roboto"/>
                <w:color w:val="242424"/>
                <w:sz w:val="21"/>
                <w:szCs w:val="21"/>
              </w:rPr>
              <w:t>Headline 3: Register as a member now!</w:t>
            </w:r>
          </w:p>
          <w:p w14:paraId="42846A4B" w14:textId="77777777" w:rsidR="00CA3F78" w:rsidRDefault="00CA3F78">
            <w:pPr>
              <w:shd w:val="clear" w:color="auto" w:fill="FFFFFF"/>
              <w:spacing w:after="220" w:line="240" w:lineRule="auto"/>
              <w:rPr>
                <w:rFonts w:ascii="Roboto" w:eastAsia="Roboto" w:hAnsi="Roboto" w:cs="Roboto"/>
                <w:color w:val="242424"/>
                <w:sz w:val="21"/>
                <w:szCs w:val="21"/>
              </w:rPr>
            </w:pPr>
          </w:p>
          <w:p w14:paraId="6CEE9975" w14:textId="77777777" w:rsidR="00CA3F78" w:rsidRDefault="00000000">
            <w:pPr>
              <w:shd w:val="clear" w:color="auto" w:fill="FFFFFF"/>
              <w:spacing w:after="220" w:line="240" w:lineRule="auto"/>
              <w:rPr>
                <w:rFonts w:ascii="Roboto" w:eastAsia="Roboto" w:hAnsi="Roboto" w:cs="Roboto"/>
                <w:color w:val="242424"/>
                <w:sz w:val="21"/>
                <w:szCs w:val="21"/>
              </w:rPr>
            </w:pPr>
            <w:r>
              <w:rPr>
                <w:rFonts w:ascii="Roboto" w:eastAsia="Roboto" w:hAnsi="Roboto" w:cs="Roboto"/>
                <w:color w:val="242424"/>
                <w:sz w:val="21"/>
                <w:szCs w:val="21"/>
              </w:rPr>
              <w:t>Description 1: Enhance your child's imagination and learning at StoryLand. Join us today!</w:t>
            </w:r>
          </w:p>
          <w:p w14:paraId="18821205" w14:textId="77777777" w:rsidR="00CA3F78" w:rsidRDefault="00000000">
            <w:pPr>
              <w:shd w:val="clear" w:color="auto" w:fill="FFFFFF"/>
              <w:spacing w:after="220" w:line="240" w:lineRule="auto"/>
              <w:rPr>
                <w:rFonts w:ascii="Roboto" w:eastAsia="Roboto" w:hAnsi="Roboto" w:cs="Roboto"/>
                <w:color w:val="242424"/>
                <w:sz w:val="21"/>
                <w:szCs w:val="21"/>
              </w:rPr>
            </w:pPr>
            <w:r>
              <w:rPr>
                <w:rFonts w:ascii="Roboto" w:eastAsia="Roboto" w:hAnsi="Roboto" w:cs="Roboto"/>
                <w:color w:val="242424"/>
                <w:sz w:val="21"/>
                <w:szCs w:val="21"/>
              </w:rPr>
              <w:t xml:space="preserve">Description 2: StoryLand - Using stories and books to facilitate children’s growth and development. </w:t>
            </w:r>
          </w:p>
        </w:tc>
      </w:tr>
    </w:tbl>
    <w:p w14:paraId="2411D9EB" w14:textId="77777777" w:rsidR="00CA3F78" w:rsidRDefault="00CA3F78">
      <w:pPr>
        <w:spacing w:line="240" w:lineRule="auto"/>
        <w:rPr>
          <w:rFonts w:ascii="Roboto" w:eastAsia="Roboto" w:hAnsi="Roboto" w:cs="Roboto"/>
          <w:color w:val="242424"/>
          <w:sz w:val="21"/>
          <w:szCs w:val="21"/>
          <w:highlight w:val="white"/>
        </w:rPr>
      </w:pPr>
    </w:p>
    <w:p w14:paraId="5BE1C265" w14:textId="77777777" w:rsidR="00CA3F78" w:rsidRDefault="00000000">
      <w:pPr>
        <w:pStyle w:val="3"/>
        <w:keepNext w:val="0"/>
        <w:keepLines w:val="0"/>
        <w:shd w:val="clear" w:color="auto" w:fill="FFFFFF"/>
        <w:spacing w:before="280"/>
        <w:rPr>
          <w:rFonts w:ascii="Roboto" w:eastAsia="Roboto" w:hAnsi="Roboto" w:cs="Roboto"/>
          <w:color w:val="242424"/>
          <w:sz w:val="21"/>
          <w:szCs w:val="21"/>
          <w:highlight w:val="white"/>
        </w:rPr>
      </w:pPr>
      <w:bookmarkStart w:id="3" w:name="_i4aoay20piss" w:colFirst="0" w:colLast="0"/>
      <w:bookmarkEnd w:id="3"/>
      <w:r>
        <w:rPr>
          <w:rFonts w:ascii="Roboto" w:eastAsia="Roboto" w:hAnsi="Roboto" w:cs="Roboto"/>
          <w:b/>
          <w:color w:val="242424"/>
          <w:sz w:val="26"/>
          <w:szCs w:val="26"/>
          <w:highlight w:val="white"/>
        </w:rPr>
        <w:t xml:space="preserve">Ad Group 2: </w:t>
      </w:r>
      <w:commentRangeStart w:id="4"/>
      <w:r>
        <w:rPr>
          <w:rFonts w:ascii="Roboto" w:eastAsia="Roboto" w:hAnsi="Roboto" w:cs="Roboto"/>
          <w:b/>
          <w:color w:val="242424"/>
          <w:sz w:val="26"/>
          <w:szCs w:val="26"/>
          <w:highlight w:val="white"/>
        </w:rPr>
        <w:t>Kindergarten/Primary School Faculty</w:t>
      </w:r>
      <w:commentRangeEnd w:id="4"/>
      <w:r>
        <w:commentReference w:id="4"/>
      </w:r>
    </w:p>
    <w:tbl>
      <w:tblPr>
        <w:tblStyle w:val="a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CA3F78" w14:paraId="3B7529CF" w14:textId="77777777">
        <w:tc>
          <w:tcPr>
            <w:tcW w:w="4513" w:type="dxa"/>
            <w:shd w:val="clear" w:color="auto" w:fill="auto"/>
            <w:tcMar>
              <w:top w:w="100" w:type="dxa"/>
              <w:left w:w="100" w:type="dxa"/>
              <w:bottom w:w="100" w:type="dxa"/>
              <w:right w:w="100" w:type="dxa"/>
            </w:tcMar>
          </w:tcPr>
          <w:p w14:paraId="7EEB751A" w14:textId="77777777" w:rsidR="00CA3F78" w:rsidRDefault="00000000">
            <w:pPr>
              <w:widowControl w:val="0"/>
              <w:spacing w:line="240" w:lineRule="auto"/>
              <w:rPr>
                <w:rFonts w:ascii="Roboto" w:eastAsia="Roboto" w:hAnsi="Roboto" w:cs="Roboto"/>
                <w:color w:val="242424"/>
                <w:sz w:val="21"/>
                <w:szCs w:val="21"/>
                <w:highlight w:val="white"/>
              </w:rPr>
            </w:pPr>
            <w:r>
              <w:rPr>
                <w:rFonts w:ascii="Roboto" w:eastAsia="Roboto" w:hAnsi="Roboto" w:cs="Roboto"/>
                <w:color w:val="242424"/>
                <w:sz w:val="21"/>
                <w:szCs w:val="21"/>
                <w:highlight w:val="white"/>
              </w:rPr>
              <w:t>Keywords</w:t>
            </w:r>
          </w:p>
        </w:tc>
        <w:tc>
          <w:tcPr>
            <w:tcW w:w="4513" w:type="dxa"/>
            <w:shd w:val="clear" w:color="auto" w:fill="auto"/>
            <w:tcMar>
              <w:top w:w="100" w:type="dxa"/>
              <w:left w:w="100" w:type="dxa"/>
              <w:bottom w:w="100" w:type="dxa"/>
              <w:right w:w="100" w:type="dxa"/>
            </w:tcMar>
          </w:tcPr>
          <w:p w14:paraId="29F87389" w14:textId="77777777" w:rsidR="00CA3F78" w:rsidRDefault="00000000">
            <w:pPr>
              <w:widowControl w:val="0"/>
              <w:spacing w:line="240" w:lineRule="auto"/>
              <w:rPr>
                <w:rFonts w:ascii="Roboto" w:eastAsia="Roboto" w:hAnsi="Roboto" w:cs="Roboto"/>
                <w:color w:val="242424"/>
                <w:sz w:val="21"/>
                <w:szCs w:val="21"/>
                <w:highlight w:val="white"/>
              </w:rPr>
            </w:pPr>
            <w:r>
              <w:rPr>
                <w:rFonts w:ascii="Roboto" w:eastAsia="Roboto" w:hAnsi="Roboto" w:cs="Roboto"/>
                <w:color w:val="242424"/>
                <w:sz w:val="21"/>
                <w:szCs w:val="21"/>
                <w:highlight w:val="white"/>
              </w:rPr>
              <w:t>Headlines &amp; Descriptions for ad copies</w:t>
            </w:r>
          </w:p>
        </w:tc>
      </w:tr>
      <w:tr w:rsidR="00CA3F78" w14:paraId="710CB943" w14:textId="77777777">
        <w:tc>
          <w:tcPr>
            <w:tcW w:w="4513" w:type="dxa"/>
            <w:shd w:val="clear" w:color="auto" w:fill="auto"/>
            <w:tcMar>
              <w:top w:w="100" w:type="dxa"/>
              <w:left w:w="100" w:type="dxa"/>
              <w:bottom w:w="100" w:type="dxa"/>
              <w:right w:w="100" w:type="dxa"/>
            </w:tcMar>
          </w:tcPr>
          <w:p w14:paraId="18D1B847" w14:textId="77777777" w:rsidR="00CA3F78" w:rsidRDefault="00000000">
            <w:pPr>
              <w:widowControl w:val="0"/>
              <w:shd w:val="clear" w:color="auto" w:fill="FFFFFF"/>
              <w:spacing w:after="220" w:line="240" w:lineRule="auto"/>
              <w:rPr>
                <w:rFonts w:ascii="Roboto" w:eastAsia="Roboto" w:hAnsi="Roboto" w:cs="Roboto"/>
                <w:color w:val="242424"/>
                <w:sz w:val="21"/>
                <w:szCs w:val="21"/>
                <w:highlight w:val="white"/>
              </w:rPr>
            </w:pPr>
            <w:r>
              <w:rPr>
                <w:rFonts w:ascii="Roboto" w:eastAsia="Roboto" w:hAnsi="Roboto" w:cs="Roboto"/>
                <w:color w:val="242424"/>
                <w:sz w:val="21"/>
                <w:szCs w:val="21"/>
                <w:highlight w:val="white"/>
              </w:rPr>
              <w:lastRenderedPageBreak/>
              <w:t>Short, Broad Keywords (Awareness Stage):</w:t>
            </w:r>
          </w:p>
          <w:p w14:paraId="4097399C" w14:textId="77777777" w:rsidR="00CA3F78" w:rsidRDefault="00000000">
            <w:pPr>
              <w:widowControl w:val="0"/>
              <w:numPr>
                <w:ilvl w:val="0"/>
                <w:numId w:val="1"/>
              </w:numPr>
              <w:shd w:val="clear" w:color="auto" w:fill="FFFFFF"/>
              <w:spacing w:before="160"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Positivity</w:t>
            </w:r>
          </w:p>
          <w:p w14:paraId="0489E9E5" w14:textId="77777777" w:rsidR="00CA3F78" w:rsidRDefault="00000000">
            <w:pPr>
              <w:widowControl w:val="0"/>
              <w:numPr>
                <w:ilvl w:val="0"/>
                <w:numId w:val="1"/>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Mental Well-Being</w:t>
            </w:r>
          </w:p>
          <w:p w14:paraId="39DEAFF6" w14:textId="77777777" w:rsidR="00CA3F78" w:rsidRDefault="00000000">
            <w:pPr>
              <w:widowControl w:val="0"/>
              <w:numPr>
                <w:ilvl w:val="0"/>
                <w:numId w:val="1"/>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Social Interaction skills</w:t>
            </w:r>
          </w:p>
          <w:p w14:paraId="2F114BEE" w14:textId="77777777" w:rsidR="00CA3F78" w:rsidRDefault="00000000">
            <w:pPr>
              <w:widowControl w:val="0"/>
              <w:numPr>
                <w:ilvl w:val="0"/>
                <w:numId w:val="1"/>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Communication skills</w:t>
            </w:r>
          </w:p>
          <w:p w14:paraId="459AC1F4" w14:textId="77777777" w:rsidR="00CA3F78" w:rsidRDefault="00000000">
            <w:pPr>
              <w:widowControl w:val="0"/>
              <w:numPr>
                <w:ilvl w:val="0"/>
                <w:numId w:val="1"/>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Emotional Awareness</w:t>
            </w:r>
          </w:p>
          <w:p w14:paraId="5D0F74F9" w14:textId="77777777" w:rsidR="00CA3F78" w:rsidRDefault="00000000">
            <w:pPr>
              <w:widowControl w:val="0"/>
              <w:numPr>
                <w:ilvl w:val="0"/>
                <w:numId w:val="1"/>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Anger Management</w:t>
            </w:r>
          </w:p>
          <w:p w14:paraId="35074B4D" w14:textId="77777777" w:rsidR="00CA3F78" w:rsidRDefault="00000000">
            <w:pPr>
              <w:widowControl w:val="0"/>
              <w:numPr>
                <w:ilvl w:val="0"/>
                <w:numId w:val="1"/>
              </w:numPr>
              <w:shd w:val="clear" w:color="auto" w:fill="FFFFFF"/>
              <w:spacing w:after="160"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Behavioral Guidance</w:t>
            </w:r>
          </w:p>
          <w:p w14:paraId="73E09074" w14:textId="77777777" w:rsidR="00CA3F78" w:rsidRDefault="00000000">
            <w:pPr>
              <w:widowControl w:val="0"/>
              <w:shd w:val="clear" w:color="auto" w:fill="FFFFFF"/>
              <w:spacing w:after="220" w:line="240" w:lineRule="auto"/>
              <w:rPr>
                <w:rFonts w:ascii="Roboto" w:eastAsia="Roboto" w:hAnsi="Roboto" w:cs="Roboto"/>
                <w:color w:val="242424"/>
                <w:sz w:val="21"/>
                <w:szCs w:val="21"/>
                <w:highlight w:val="white"/>
              </w:rPr>
            </w:pPr>
            <w:r>
              <w:rPr>
                <w:rFonts w:ascii="Roboto" w:eastAsia="Roboto" w:hAnsi="Roboto" w:cs="Roboto"/>
                <w:color w:val="242424"/>
                <w:sz w:val="21"/>
                <w:szCs w:val="21"/>
                <w:highlight w:val="white"/>
              </w:rPr>
              <w:t>Long, Specific Keywords (Conversion Stage):</w:t>
            </w:r>
          </w:p>
          <w:p w14:paraId="091296EC" w14:textId="77777777" w:rsidR="00CA3F78" w:rsidRDefault="00000000">
            <w:pPr>
              <w:widowControl w:val="0"/>
              <w:numPr>
                <w:ilvl w:val="0"/>
                <w:numId w:val="2"/>
              </w:numPr>
              <w:shd w:val="clear" w:color="auto" w:fill="FFFFFF"/>
              <w:spacing w:before="160" w:line="240" w:lineRule="auto"/>
              <w:ind w:left="1020"/>
              <w:rPr>
                <w:del w:id="5" w:author="Maximilian Lai" w:date="2024-12-01T06:14:00Z"/>
                <w:rFonts w:ascii="Roboto" w:eastAsia="Roboto" w:hAnsi="Roboto" w:cs="Roboto"/>
                <w:color w:val="242424"/>
                <w:sz w:val="21"/>
                <w:szCs w:val="21"/>
                <w:highlight w:val="white"/>
              </w:rPr>
            </w:pPr>
            <w:del w:id="6" w:author="Maximilian Lai" w:date="2024-12-01T06:14:00Z">
              <w:r>
                <w:rPr>
                  <w:rFonts w:ascii="Roboto" w:eastAsia="Roboto" w:hAnsi="Roboto" w:cs="Roboto"/>
                  <w:color w:val="242424"/>
                  <w:sz w:val="21"/>
                  <w:szCs w:val="21"/>
                  <w:highlight w:val="white"/>
                </w:rPr>
                <w:delText>Storytelling intervention to reduce aggression and bullying behaviors</w:delText>
              </w:r>
            </w:del>
          </w:p>
          <w:p w14:paraId="29349B0D" w14:textId="77777777" w:rsidR="00CA3F78" w:rsidRDefault="00000000">
            <w:pPr>
              <w:widowControl w:val="0"/>
              <w:numPr>
                <w:ilvl w:val="0"/>
                <w:numId w:val="2"/>
              </w:numPr>
              <w:shd w:val="clear" w:color="auto" w:fill="FFFFFF"/>
              <w:spacing w:line="240" w:lineRule="auto"/>
              <w:ind w:left="1020"/>
              <w:rPr>
                <w:del w:id="7" w:author="Maximilian Lai" w:date="2024-12-01T06:14:00Z"/>
                <w:rFonts w:ascii="Roboto" w:eastAsia="Roboto" w:hAnsi="Roboto" w:cs="Roboto"/>
                <w:color w:val="242424"/>
                <w:sz w:val="21"/>
                <w:szCs w:val="21"/>
                <w:highlight w:val="white"/>
              </w:rPr>
            </w:pPr>
            <w:del w:id="8" w:author="Maximilian Lai" w:date="2024-12-01T06:14:00Z">
              <w:r>
                <w:rPr>
                  <w:rFonts w:ascii="Roboto" w:eastAsia="Roboto" w:hAnsi="Roboto" w:cs="Roboto"/>
                  <w:color w:val="242424"/>
                  <w:sz w:val="21"/>
                  <w:szCs w:val="21"/>
                  <w:highlight w:val="white"/>
                </w:rPr>
                <w:delText>Storytelling workshops as guidance for students to learn about their own emotions</w:delText>
              </w:r>
            </w:del>
          </w:p>
          <w:p w14:paraId="622D07DB" w14:textId="77777777" w:rsidR="00CA3F78" w:rsidRDefault="00000000">
            <w:pPr>
              <w:widowControl w:val="0"/>
              <w:numPr>
                <w:ilvl w:val="0"/>
                <w:numId w:val="2"/>
              </w:numPr>
              <w:shd w:val="clear" w:color="auto" w:fill="FFFFFF"/>
              <w:spacing w:line="240" w:lineRule="auto"/>
              <w:ind w:left="1020"/>
              <w:rPr>
                <w:del w:id="9" w:author="Maximilian Lai" w:date="2024-12-01T06:14:00Z"/>
                <w:rFonts w:ascii="Roboto" w:eastAsia="Roboto" w:hAnsi="Roboto" w:cs="Roboto"/>
                <w:color w:val="242424"/>
                <w:sz w:val="21"/>
                <w:szCs w:val="21"/>
                <w:highlight w:val="white"/>
              </w:rPr>
            </w:pPr>
            <w:del w:id="10" w:author="Maximilian Lai" w:date="2024-12-01T06:14:00Z">
              <w:r>
                <w:rPr>
                  <w:rFonts w:ascii="Roboto" w:eastAsia="Roboto" w:hAnsi="Roboto" w:cs="Roboto"/>
                  <w:color w:val="242424"/>
                  <w:sz w:val="21"/>
                  <w:szCs w:val="21"/>
                  <w:highlight w:val="white"/>
                </w:rPr>
                <w:delText xml:space="preserve">Storytelling program in support of a more positive and friendly school environment </w:delText>
              </w:r>
            </w:del>
          </w:p>
          <w:p w14:paraId="749336FF" w14:textId="77777777" w:rsidR="00CA3F78" w:rsidRDefault="00000000">
            <w:pPr>
              <w:widowControl w:val="0"/>
              <w:numPr>
                <w:ilvl w:val="0"/>
                <w:numId w:val="2"/>
              </w:numPr>
              <w:shd w:val="clear" w:color="auto" w:fill="FFFFFF"/>
              <w:spacing w:after="160" w:line="240" w:lineRule="auto"/>
              <w:ind w:left="1020"/>
              <w:rPr>
                <w:rFonts w:ascii="Roboto" w:eastAsia="Roboto" w:hAnsi="Roboto" w:cs="Roboto"/>
                <w:color w:val="242424"/>
                <w:sz w:val="21"/>
                <w:szCs w:val="21"/>
                <w:highlight w:val="white"/>
              </w:rPr>
            </w:pPr>
            <w:del w:id="11" w:author="Maximilian Lai" w:date="2024-12-01T06:14:00Z">
              <w:r>
                <w:rPr>
                  <w:rFonts w:ascii="Roboto" w:eastAsia="Roboto" w:hAnsi="Roboto" w:cs="Roboto"/>
                  <w:color w:val="242424"/>
                  <w:sz w:val="21"/>
                  <w:szCs w:val="21"/>
                  <w:highlight w:val="white"/>
                </w:rPr>
                <w:delText>Lend students the initiative to build a righteous value system through helping them to form storytelling groups</w:delText>
              </w:r>
            </w:del>
          </w:p>
          <w:p w14:paraId="4EB1B7B1" w14:textId="77777777" w:rsidR="00CA3F78" w:rsidRDefault="00CA3F78">
            <w:pPr>
              <w:widowControl w:val="0"/>
              <w:spacing w:line="240" w:lineRule="auto"/>
              <w:rPr>
                <w:rFonts w:ascii="Roboto" w:eastAsia="Roboto" w:hAnsi="Roboto" w:cs="Roboto"/>
                <w:color w:val="242424"/>
                <w:sz w:val="21"/>
                <w:szCs w:val="21"/>
                <w:highlight w:val="white"/>
              </w:rPr>
            </w:pPr>
          </w:p>
        </w:tc>
        <w:tc>
          <w:tcPr>
            <w:tcW w:w="4513" w:type="dxa"/>
            <w:shd w:val="clear" w:color="auto" w:fill="auto"/>
            <w:tcMar>
              <w:top w:w="100" w:type="dxa"/>
              <w:left w:w="100" w:type="dxa"/>
              <w:bottom w:w="100" w:type="dxa"/>
              <w:right w:w="100" w:type="dxa"/>
            </w:tcMar>
          </w:tcPr>
          <w:p w14:paraId="12E0E03D"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Headline 1: Emotional Management at School</w:t>
            </w:r>
          </w:p>
          <w:p w14:paraId="58073CF4"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 xml:space="preserve">Headline 2: Storytelling for Harmony at School </w:t>
            </w:r>
          </w:p>
          <w:p w14:paraId="28BA50B5"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Headline 3: A School Environment with More Empathy</w:t>
            </w:r>
          </w:p>
          <w:p w14:paraId="0EB6F118"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Description 1: Our research results show that storytelling reduces aggression in students. Contact us now and start helping your students to manage their emotions</w:t>
            </w:r>
          </w:p>
          <w:p w14:paraId="1B4BE82F"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Description 2: Foster harmony by storytelling not only within but also between individual students by guiding their mind and behaviors</w:t>
            </w:r>
          </w:p>
          <w:p w14:paraId="4A170AF8"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 xml:space="preserve">Description 3: Teach students to embrace empathy and improve on their emotional intelligence through our storytelling workshops  </w:t>
            </w:r>
          </w:p>
        </w:tc>
      </w:tr>
    </w:tbl>
    <w:p w14:paraId="102C3222" w14:textId="77777777" w:rsidR="00CA3F78" w:rsidRDefault="00CA3F78">
      <w:pPr>
        <w:shd w:val="clear" w:color="auto" w:fill="FFFFFF"/>
        <w:spacing w:after="220"/>
        <w:rPr>
          <w:rFonts w:ascii="Roboto" w:eastAsia="Roboto" w:hAnsi="Roboto" w:cs="Roboto"/>
          <w:color w:val="242424"/>
          <w:sz w:val="21"/>
          <w:szCs w:val="21"/>
          <w:highlight w:val="white"/>
        </w:rPr>
      </w:pPr>
    </w:p>
    <w:p w14:paraId="0A8C0052" w14:textId="77777777" w:rsidR="00CA3F78" w:rsidRDefault="00CA3F78">
      <w:pPr>
        <w:shd w:val="clear" w:color="auto" w:fill="FFFFFF"/>
        <w:spacing w:after="220"/>
        <w:rPr>
          <w:rFonts w:ascii="Roboto" w:eastAsia="Roboto" w:hAnsi="Roboto" w:cs="Roboto"/>
          <w:color w:val="242424"/>
          <w:sz w:val="21"/>
          <w:szCs w:val="21"/>
          <w:highlight w:val="white"/>
        </w:rPr>
      </w:pPr>
    </w:p>
    <w:p w14:paraId="37F50595" w14:textId="77777777" w:rsidR="00CA3F78" w:rsidRDefault="00000000">
      <w:pPr>
        <w:pStyle w:val="3"/>
        <w:keepNext w:val="0"/>
        <w:keepLines w:val="0"/>
        <w:shd w:val="clear" w:color="auto" w:fill="FFFFFF"/>
        <w:spacing w:before="280"/>
        <w:rPr>
          <w:ins w:id="12" w:author="Yuzhuo Cheng" w:date="2024-12-01T04:13:00Z"/>
          <w:rFonts w:ascii="Roboto" w:eastAsia="Roboto" w:hAnsi="Roboto" w:cs="Roboto"/>
          <w:color w:val="242424"/>
          <w:sz w:val="21"/>
          <w:szCs w:val="21"/>
          <w:highlight w:val="white"/>
        </w:rPr>
      </w:pPr>
      <w:bookmarkStart w:id="13" w:name="_wsnhv7nmuqn" w:colFirst="0" w:colLast="0"/>
      <w:bookmarkEnd w:id="13"/>
      <w:ins w:id="14" w:author="Yuzhuo Cheng" w:date="2024-12-01T04:13:00Z">
        <w:r>
          <w:rPr>
            <w:rFonts w:ascii="Roboto" w:eastAsia="Roboto" w:hAnsi="Roboto" w:cs="Roboto"/>
            <w:color w:val="242424"/>
            <w:sz w:val="21"/>
            <w:szCs w:val="21"/>
            <w:highlight w:val="white"/>
          </w:rPr>
          <w:t xml:space="preserve">Chris：I think the kindergarden/ primary school faculty is fine - should not be too broad. I actually did some research on how HAC works on the school side, because for parents they can just easily sell classes to them. But when it comes to school, it is important how school faculties use their service: whether they would but HAC service and invite them to school to hold those, say, workshops? Or they would know HAC and recommend it to parents. I cant find a lot of info on their website(the most effective way would be directly ask them or ask the prof i think) and based on the </w:t>
        </w:r>
        <w:commentRangeStart w:id="15"/>
        <w:r>
          <w:rPr>
            <w:rFonts w:ascii="Roboto" w:eastAsia="Roboto" w:hAnsi="Roboto" w:cs="Roboto"/>
            <w:color w:val="242424"/>
            <w:sz w:val="21"/>
            <w:szCs w:val="21"/>
            <w:highlight w:val="white"/>
          </w:rPr>
          <w:t>info</w:t>
        </w:r>
        <w:commentRangeEnd w:id="15"/>
        <w:r>
          <w:commentReference w:id="15"/>
        </w:r>
        <w:r>
          <w:rPr>
            <w:rFonts w:ascii="Roboto" w:eastAsia="Roboto" w:hAnsi="Roboto" w:cs="Roboto"/>
            <w:color w:val="242424"/>
            <w:sz w:val="21"/>
            <w:szCs w:val="21"/>
            <w:highlight w:val="white"/>
          </w:rPr>
          <w:t xml:space="preserve"> they seem to s</w:t>
        </w:r>
        <w:commentRangeStart w:id="16"/>
        <w:r>
          <w:rPr>
            <w:rFonts w:ascii="Roboto" w:eastAsia="Roboto" w:hAnsi="Roboto" w:cs="Roboto"/>
            <w:color w:val="242424"/>
            <w:sz w:val="21"/>
            <w:szCs w:val="21"/>
            <w:highlight w:val="white"/>
          </w:rPr>
          <w:t>ell it to schools as an extended or extra class.</w:t>
        </w:r>
        <w:commentRangeEnd w:id="16"/>
        <w:r>
          <w:commentReference w:id="16"/>
        </w:r>
        <w:r>
          <w:rPr>
            <w:rFonts w:ascii="Roboto" w:eastAsia="Roboto" w:hAnsi="Roboto" w:cs="Roboto"/>
            <w:color w:val="242424"/>
            <w:sz w:val="21"/>
            <w:szCs w:val="21"/>
            <w:highlight w:val="white"/>
          </w:rPr>
          <w:t xml:space="preserve"> So i made the follow list for your reference based on their products e.g. [和孩成长] - 理财课 and etc. Following things were considered: their basic info(mostly from slides like location, history, profession etc.), their products, the audience customers  as mentioned above</w:t>
        </w:r>
      </w:ins>
    </w:p>
    <w:tbl>
      <w:tblPr>
        <w:tblStyle w:val="a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CA3F78" w14:paraId="30F61470" w14:textId="77777777">
        <w:trPr>
          <w:ins w:id="17" w:author="Yuzhuo Cheng" w:date="2024-12-01T04:13:00Z"/>
        </w:trPr>
        <w:tc>
          <w:tcPr>
            <w:tcW w:w="4513" w:type="dxa"/>
            <w:shd w:val="clear" w:color="auto" w:fill="auto"/>
            <w:tcMar>
              <w:top w:w="100" w:type="dxa"/>
              <w:left w:w="100" w:type="dxa"/>
              <w:bottom w:w="100" w:type="dxa"/>
              <w:right w:w="100" w:type="dxa"/>
            </w:tcMar>
          </w:tcPr>
          <w:p w14:paraId="4DE3FD05" w14:textId="77777777" w:rsidR="00CA3F78" w:rsidRDefault="00000000">
            <w:pPr>
              <w:widowControl w:val="0"/>
              <w:spacing w:line="240" w:lineRule="auto"/>
              <w:rPr>
                <w:ins w:id="18" w:author="Yuzhuo Cheng" w:date="2024-12-01T04:13:00Z"/>
                <w:rFonts w:ascii="Roboto" w:eastAsia="Roboto" w:hAnsi="Roboto" w:cs="Roboto"/>
                <w:color w:val="242424"/>
                <w:sz w:val="21"/>
                <w:szCs w:val="21"/>
                <w:highlight w:val="white"/>
              </w:rPr>
            </w:pPr>
            <w:ins w:id="19" w:author="Yuzhuo Cheng" w:date="2024-12-01T04:13:00Z">
              <w:r>
                <w:rPr>
                  <w:rFonts w:ascii="Roboto" w:eastAsia="Roboto" w:hAnsi="Roboto" w:cs="Roboto"/>
                  <w:color w:val="242424"/>
                  <w:sz w:val="21"/>
                  <w:szCs w:val="21"/>
                  <w:highlight w:val="white"/>
                </w:rPr>
                <w:t>Keywords</w:t>
              </w:r>
            </w:ins>
          </w:p>
        </w:tc>
        <w:tc>
          <w:tcPr>
            <w:tcW w:w="4513" w:type="dxa"/>
            <w:shd w:val="clear" w:color="auto" w:fill="auto"/>
            <w:tcMar>
              <w:top w:w="100" w:type="dxa"/>
              <w:left w:w="100" w:type="dxa"/>
              <w:bottom w:w="100" w:type="dxa"/>
              <w:right w:w="100" w:type="dxa"/>
            </w:tcMar>
          </w:tcPr>
          <w:p w14:paraId="3E6E8521" w14:textId="77777777" w:rsidR="00CA3F78" w:rsidRDefault="00000000">
            <w:pPr>
              <w:widowControl w:val="0"/>
              <w:spacing w:line="240" w:lineRule="auto"/>
              <w:rPr>
                <w:ins w:id="20" w:author="Yuzhuo Cheng" w:date="2024-12-01T04:13:00Z"/>
                <w:rFonts w:ascii="Roboto" w:eastAsia="Roboto" w:hAnsi="Roboto" w:cs="Roboto"/>
                <w:color w:val="242424"/>
                <w:sz w:val="21"/>
                <w:szCs w:val="21"/>
                <w:highlight w:val="white"/>
              </w:rPr>
            </w:pPr>
            <w:ins w:id="21" w:author="Yuzhuo Cheng" w:date="2024-12-01T04:13:00Z">
              <w:r>
                <w:rPr>
                  <w:rFonts w:ascii="Roboto" w:eastAsia="Roboto" w:hAnsi="Roboto" w:cs="Roboto"/>
                  <w:color w:val="242424"/>
                  <w:sz w:val="21"/>
                  <w:szCs w:val="21"/>
                  <w:highlight w:val="white"/>
                </w:rPr>
                <w:t>Headlines &amp; Descriptions for ad copies</w:t>
              </w:r>
            </w:ins>
          </w:p>
        </w:tc>
      </w:tr>
      <w:tr w:rsidR="00CA3F78" w14:paraId="2993D43B" w14:textId="77777777">
        <w:trPr>
          <w:ins w:id="22" w:author="Yuzhuo Cheng" w:date="2024-12-01T04:13:00Z"/>
        </w:trPr>
        <w:tc>
          <w:tcPr>
            <w:tcW w:w="4513" w:type="dxa"/>
            <w:shd w:val="clear" w:color="auto" w:fill="auto"/>
            <w:tcMar>
              <w:top w:w="100" w:type="dxa"/>
              <w:left w:w="100" w:type="dxa"/>
              <w:bottom w:w="100" w:type="dxa"/>
              <w:right w:w="100" w:type="dxa"/>
            </w:tcMar>
          </w:tcPr>
          <w:p w14:paraId="6B7AD12B" w14:textId="77777777" w:rsidR="00CA3F78" w:rsidRDefault="00000000">
            <w:pPr>
              <w:widowControl w:val="0"/>
              <w:shd w:val="clear" w:color="auto" w:fill="FFFFFF"/>
              <w:spacing w:after="220" w:line="240" w:lineRule="auto"/>
              <w:rPr>
                <w:ins w:id="23" w:author="Yuzhuo Cheng" w:date="2024-12-01T04:13:00Z"/>
                <w:rFonts w:ascii="Roboto" w:eastAsia="Roboto" w:hAnsi="Roboto" w:cs="Roboto"/>
                <w:color w:val="242424"/>
                <w:sz w:val="21"/>
                <w:szCs w:val="21"/>
                <w:highlight w:val="white"/>
              </w:rPr>
            </w:pPr>
            <w:ins w:id="24" w:author="Yuzhuo Cheng" w:date="2024-12-01T04:13:00Z">
              <w:r>
                <w:rPr>
                  <w:rFonts w:ascii="Roboto" w:eastAsia="Roboto" w:hAnsi="Roboto" w:cs="Roboto"/>
                  <w:color w:val="242424"/>
                  <w:sz w:val="21"/>
                  <w:szCs w:val="21"/>
                  <w:highlight w:val="white"/>
                </w:rPr>
                <w:t>A. Short, Broad Keywords (Awareness Stage):</w:t>
              </w:r>
            </w:ins>
          </w:p>
          <w:p w14:paraId="61B75F92" w14:textId="77777777" w:rsidR="00CA3F78" w:rsidRDefault="00CA3F78">
            <w:pPr>
              <w:widowControl w:val="0"/>
              <w:shd w:val="clear" w:color="auto" w:fill="FFFFFF"/>
              <w:spacing w:after="220" w:line="240" w:lineRule="auto"/>
              <w:rPr>
                <w:ins w:id="25" w:author="Yuzhuo Cheng" w:date="2024-12-01T04:13:00Z"/>
                <w:rFonts w:ascii="Roboto" w:eastAsia="Roboto" w:hAnsi="Roboto" w:cs="Roboto"/>
                <w:color w:val="242424"/>
                <w:sz w:val="21"/>
                <w:szCs w:val="21"/>
                <w:highlight w:val="white"/>
              </w:rPr>
            </w:pPr>
          </w:p>
          <w:p w14:paraId="52DA551B" w14:textId="77777777" w:rsidR="00CA3F78" w:rsidRDefault="00000000">
            <w:pPr>
              <w:widowControl w:val="0"/>
              <w:shd w:val="clear" w:color="auto" w:fill="FFFFFF"/>
              <w:spacing w:after="220" w:line="240" w:lineRule="auto"/>
              <w:rPr>
                <w:ins w:id="26" w:author="Yuzhuo Cheng" w:date="2024-12-01T04:13:00Z"/>
                <w:rFonts w:ascii="Roboto" w:eastAsia="Roboto" w:hAnsi="Roboto" w:cs="Roboto"/>
                <w:color w:val="242424"/>
                <w:sz w:val="21"/>
                <w:szCs w:val="21"/>
                <w:highlight w:val="white"/>
              </w:rPr>
            </w:pPr>
            <w:ins w:id="27" w:author="Yuzhuo Cheng" w:date="2024-12-01T04:13:00Z">
              <w:r>
                <w:rPr>
                  <w:rFonts w:ascii="Roboto" w:eastAsia="Roboto" w:hAnsi="Roboto" w:cs="Roboto"/>
                  <w:color w:val="242424"/>
                  <w:sz w:val="21"/>
                  <w:szCs w:val="21"/>
                  <w:highlight w:val="white"/>
                </w:rPr>
                <w:t>Education Focus:</w:t>
              </w:r>
            </w:ins>
          </w:p>
          <w:p w14:paraId="1CFFCA52" w14:textId="77777777" w:rsidR="00CA3F78" w:rsidRDefault="00000000">
            <w:pPr>
              <w:widowControl w:val="0"/>
              <w:numPr>
                <w:ilvl w:val="0"/>
                <w:numId w:val="4"/>
              </w:numPr>
              <w:shd w:val="clear" w:color="auto" w:fill="FFFFFF"/>
              <w:spacing w:line="240" w:lineRule="auto"/>
              <w:rPr>
                <w:ins w:id="28" w:author="Yuzhuo Cheng" w:date="2024-12-01T04:13:00Z"/>
                <w:rFonts w:ascii="Roboto" w:eastAsia="Roboto" w:hAnsi="Roboto" w:cs="Roboto"/>
                <w:color w:val="242424"/>
                <w:sz w:val="21"/>
                <w:szCs w:val="21"/>
                <w:highlight w:val="white"/>
              </w:rPr>
            </w:pPr>
            <w:ins w:id="29" w:author="Yuzhuo Cheng" w:date="2024-12-01T04:13:00Z">
              <w:r>
                <w:rPr>
                  <w:rFonts w:ascii="Roboto" w:eastAsia="Roboto" w:hAnsi="Roboto" w:cs="Roboto"/>
                  <w:color w:val="242424"/>
                  <w:sz w:val="21"/>
                  <w:szCs w:val="21"/>
                  <w:highlight w:val="white"/>
                </w:rPr>
                <w:t>child education</w:t>
              </w:r>
            </w:ins>
          </w:p>
          <w:p w14:paraId="1C0179A4" w14:textId="77777777" w:rsidR="00CA3F78" w:rsidRDefault="00000000">
            <w:pPr>
              <w:widowControl w:val="0"/>
              <w:numPr>
                <w:ilvl w:val="0"/>
                <w:numId w:val="4"/>
              </w:numPr>
              <w:shd w:val="clear" w:color="auto" w:fill="FFFFFF"/>
              <w:spacing w:line="240" w:lineRule="auto"/>
              <w:rPr>
                <w:ins w:id="30" w:author="Yuzhuo Cheng" w:date="2024-12-01T04:13:00Z"/>
                <w:rFonts w:ascii="Roboto" w:eastAsia="Roboto" w:hAnsi="Roboto" w:cs="Roboto"/>
                <w:color w:val="242424"/>
                <w:sz w:val="21"/>
                <w:szCs w:val="21"/>
                <w:highlight w:val="white"/>
              </w:rPr>
            </w:pPr>
            <w:ins w:id="31" w:author="Yuzhuo Cheng" w:date="2024-12-01T04:13:00Z">
              <w:r>
                <w:rPr>
                  <w:rFonts w:ascii="Roboto" w:eastAsia="Roboto" w:hAnsi="Roboto" w:cs="Roboto"/>
                  <w:color w:val="242424"/>
                  <w:sz w:val="21"/>
                  <w:szCs w:val="21"/>
                  <w:highlight w:val="white"/>
                </w:rPr>
                <w:t>kids activities</w:t>
              </w:r>
            </w:ins>
          </w:p>
          <w:p w14:paraId="7FA457D9" w14:textId="77777777" w:rsidR="00CA3F78" w:rsidRDefault="00000000">
            <w:pPr>
              <w:widowControl w:val="0"/>
              <w:numPr>
                <w:ilvl w:val="0"/>
                <w:numId w:val="4"/>
              </w:numPr>
              <w:shd w:val="clear" w:color="auto" w:fill="FFFFFF"/>
              <w:spacing w:line="240" w:lineRule="auto"/>
              <w:rPr>
                <w:ins w:id="32" w:author="Yuzhuo Cheng" w:date="2024-12-01T04:13:00Z"/>
                <w:rFonts w:ascii="Roboto" w:eastAsia="Roboto" w:hAnsi="Roboto" w:cs="Roboto"/>
                <w:color w:val="242424"/>
                <w:sz w:val="21"/>
                <w:szCs w:val="21"/>
                <w:highlight w:val="white"/>
              </w:rPr>
            </w:pPr>
            <w:ins w:id="33" w:author="Yuzhuo Cheng" w:date="2024-12-01T04:13:00Z">
              <w:r>
                <w:rPr>
                  <w:rFonts w:ascii="Roboto" w:eastAsia="Roboto" w:hAnsi="Roboto" w:cs="Roboto"/>
                  <w:color w:val="242424"/>
                  <w:sz w:val="21"/>
                  <w:szCs w:val="21"/>
                  <w:highlight w:val="white"/>
                </w:rPr>
                <w:t>after school</w:t>
              </w:r>
            </w:ins>
          </w:p>
          <w:p w14:paraId="5ECB26C7" w14:textId="77777777" w:rsidR="00CA3F78" w:rsidRDefault="00000000">
            <w:pPr>
              <w:widowControl w:val="0"/>
              <w:numPr>
                <w:ilvl w:val="0"/>
                <w:numId w:val="4"/>
              </w:numPr>
              <w:shd w:val="clear" w:color="auto" w:fill="FFFFFF"/>
              <w:spacing w:line="240" w:lineRule="auto"/>
              <w:rPr>
                <w:ins w:id="34" w:author="Yuzhuo Cheng" w:date="2024-12-01T04:13:00Z"/>
                <w:rFonts w:ascii="Roboto" w:eastAsia="Roboto" w:hAnsi="Roboto" w:cs="Roboto"/>
                <w:color w:val="242424"/>
                <w:sz w:val="21"/>
                <w:szCs w:val="21"/>
                <w:highlight w:val="white"/>
              </w:rPr>
            </w:pPr>
            <w:ins w:id="35" w:author="Yuzhuo Cheng" w:date="2024-12-01T04:13:00Z">
              <w:r>
                <w:rPr>
                  <w:rFonts w:ascii="Roboto" w:eastAsia="Roboto" w:hAnsi="Roboto" w:cs="Roboto"/>
                  <w:color w:val="242424"/>
                  <w:sz w:val="21"/>
                  <w:szCs w:val="21"/>
                  <w:highlight w:val="white"/>
                </w:rPr>
                <w:lastRenderedPageBreak/>
                <w:t>child development</w:t>
              </w:r>
            </w:ins>
          </w:p>
          <w:p w14:paraId="329B7F61" w14:textId="77777777" w:rsidR="00CA3F78" w:rsidRDefault="00000000">
            <w:pPr>
              <w:widowControl w:val="0"/>
              <w:numPr>
                <w:ilvl w:val="0"/>
                <w:numId w:val="4"/>
              </w:numPr>
              <w:shd w:val="clear" w:color="auto" w:fill="FFFFFF"/>
              <w:spacing w:after="220" w:line="240" w:lineRule="auto"/>
              <w:rPr>
                <w:ins w:id="36" w:author="Yuzhuo Cheng" w:date="2024-12-01T04:13:00Z"/>
                <w:rFonts w:ascii="Roboto" w:eastAsia="Roboto" w:hAnsi="Roboto" w:cs="Roboto"/>
                <w:color w:val="242424"/>
                <w:sz w:val="21"/>
                <w:szCs w:val="21"/>
                <w:highlight w:val="white"/>
              </w:rPr>
            </w:pPr>
            <w:ins w:id="37" w:author="Yuzhuo Cheng" w:date="2024-12-01T04:13:00Z">
              <w:r>
                <w:rPr>
                  <w:rFonts w:ascii="Roboto" w:eastAsia="Roboto" w:hAnsi="Roboto" w:cs="Roboto"/>
                  <w:color w:val="242424"/>
                  <w:sz w:val="21"/>
                  <w:szCs w:val="21"/>
                  <w:highlight w:val="white"/>
                </w:rPr>
                <w:t>learning center</w:t>
              </w:r>
            </w:ins>
          </w:p>
          <w:p w14:paraId="127272F9" w14:textId="77777777" w:rsidR="00CA3F78" w:rsidRDefault="00000000">
            <w:pPr>
              <w:widowControl w:val="0"/>
              <w:shd w:val="clear" w:color="auto" w:fill="FFFFFF"/>
              <w:spacing w:after="220" w:line="240" w:lineRule="auto"/>
              <w:rPr>
                <w:ins w:id="38" w:author="Yuzhuo Cheng" w:date="2024-12-01T04:13:00Z"/>
                <w:rFonts w:ascii="Roboto" w:eastAsia="Roboto" w:hAnsi="Roboto" w:cs="Roboto"/>
                <w:color w:val="242424"/>
                <w:sz w:val="21"/>
                <w:szCs w:val="21"/>
                <w:highlight w:val="white"/>
              </w:rPr>
            </w:pPr>
            <w:ins w:id="39" w:author="Yuzhuo Cheng" w:date="2024-12-01T04:13:00Z">
              <w:r>
                <w:rPr>
                  <w:rFonts w:ascii="Roboto" w:eastAsia="Roboto" w:hAnsi="Roboto" w:cs="Roboto"/>
                  <w:color w:val="242424"/>
                  <w:sz w:val="21"/>
                  <w:szCs w:val="21"/>
                  <w:highlight w:val="white"/>
                </w:rPr>
                <w:t>Problem-oriented:</w:t>
              </w:r>
            </w:ins>
          </w:p>
          <w:p w14:paraId="4BB17FEA" w14:textId="77777777" w:rsidR="00CA3F78" w:rsidRDefault="00000000">
            <w:pPr>
              <w:widowControl w:val="0"/>
              <w:numPr>
                <w:ilvl w:val="0"/>
                <w:numId w:val="4"/>
              </w:numPr>
              <w:shd w:val="clear" w:color="auto" w:fill="FFFFFF"/>
              <w:spacing w:line="240" w:lineRule="auto"/>
              <w:rPr>
                <w:ins w:id="40" w:author="Yuzhuo Cheng" w:date="2024-12-01T04:13:00Z"/>
                <w:rFonts w:ascii="Roboto" w:eastAsia="Roboto" w:hAnsi="Roboto" w:cs="Roboto"/>
                <w:color w:val="242424"/>
                <w:sz w:val="21"/>
                <w:szCs w:val="21"/>
                <w:highlight w:val="white"/>
              </w:rPr>
            </w:pPr>
            <w:ins w:id="41" w:author="Yuzhuo Cheng" w:date="2024-12-01T04:13:00Z">
              <w:r>
                <w:rPr>
                  <w:rFonts w:ascii="Roboto" w:eastAsia="Roboto" w:hAnsi="Roboto" w:cs="Roboto"/>
                  <w:color w:val="242424"/>
                  <w:sz w:val="21"/>
                  <w:szCs w:val="21"/>
                  <w:highlight w:val="white"/>
                </w:rPr>
                <w:t>bullying prevention</w:t>
              </w:r>
            </w:ins>
          </w:p>
          <w:p w14:paraId="73851C74" w14:textId="77777777" w:rsidR="00CA3F78" w:rsidRDefault="00000000">
            <w:pPr>
              <w:widowControl w:val="0"/>
              <w:numPr>
                <w:ilvl w:val="0"/>
                <w:numId w:val="4"/>
              </w:numPr>
              <w:shd w:val="clear" w:color="auto" w:fill="FFFFFF"/>
              <w:spacing w:line="240" w:lineRule="auto"/>
              <w:rPr>
                <w:ins w:id="42" w:author="Yuzhuo Cheng" w:date="2024-12-01T04:13:00Z"/>
                <w:rFonts w:ascii="Roboto" w:eastAsia="Roboto" w:hAnsi="Roboto" w:cs="Roboto"/>
                <w:color w:val="242424"/>
                <w:sz w:val="21"/>
                <w:szCs w:val="21"/>
                <w:highlight w:val="white"/>
              </w:rPr>
            </w:pPr>
            <w:ins w:id="43" w:author="Yuzhuo Cheng" w:date="2024-12-01T04:13:00Z">
              <w:r>
                <w:rPr>
                  <w:rFonts w:ascii="Roboto" w:eastAsia="Roboto" w:hAnsi="Roboto" w:cs="Roboto"/>
                  <w:color w:val="242424"/>
                  <w:sz w:val="21"/>
                  <w:szCs w:val="21"/>
                  <w:highlight w:val="white"/>
                </w:rPr>
                <w:t>emotional learning</w:t>
              </w:r>
            </w:ins>
          </w:p>
          <w:p w14:paraId="54A19649" w14:textId="77777777" w:rsidR="00CA3F78" w:rsidRDefault="00000000">
            <w:pPr>
              <w:widowControl w:val="0"/>
              <w:numPr>
                <w:ilvl w:val="0"/>
                <w:numId w:val="4"/>
              </w:numPr>
              <w:shd w:val="clear" w:color="auto" w:fill="FFFFFF"/>
              <w:spacing w:line="240" w:lineRule="auto"/>
              <w:rPr>
                <w:ins w:id="44" w:author="Yuzhuo Cheng" w:date="2024-12-01T04:13:00Z"/>
                <w:rFonts w:ascii="Roboto" w:eastAsia="Roboto" w:hAnsi="Roboto" w:cs="Roboto"/>
                <w:color w:val="242424"/>
                <w:sz w:val="21"/>
                <w:szCs w:val="21"/>
                <w:highlight w:val="white"/>
              </w:rPr>
            </w:pPr>
            <w:ins w:id="45" w:author="Yuzhuo Cheng" w:date="2024-12-01T04:13:00Z">
              <w:r>
                <w:rPr>
                  <w:rFonts w:ascii="Roboto" w:eastAsia="Roboto" w:hAnsi="Roboto" w:cs="Roboto"/>
                  <w:color w:val="242424"/>
                  <w:sz w:val="21"/>
                  <w:szCs w:val="21"/>
                  <w:highlight w:val="white"/>
                </w:rPr>
                <w:t>kids finance</w:t>
              </w:r>
            </w:ins>
          </w:p>
          <w:p w14:paraId="560F4A02" w14:textId="77777777" w:rsidR="00CA3F78" w:rsidRDefault="00000000">
            <w:pPr>
              <w:widowControl w:val="0"/>
              <w:numPr>
                <w:ilvl w:val="0"/>
                <w:numId w:val="4"/>
              </w:numPr>
              <w:shd w:val="clear" w:color="auto" w:fill="FFFFFF"/>
              <w:spacing w:line="240" w:lineRule="auto"/>
              <w:rPr>
                <w:ins w:id="46" w:author="Yuzhuo Cheng" w:date="2024-12-01T04:13:00Z"/>
                <w:rFonts w:ascii="Roboto" w:eastAsia="Roboto" w:hAnsi="Roboto" w:cs="Roboto"/>
                <w:color w:val="242424"/>
                <w:sz w:val="21"/>
                <w:szCs w:val="21"/>
                <w:highlight w:val="white"/>
              </w:rPr>
            </w:pPr>
            <w:ins w:id="47" w:author="Yuzhuo Cheng" w:date="2024-12-01T04:13:00Z">
              <w:r>
                <w:rPr>
                  <w:rFonts w:ascii="Roboto" w:eastAsia="Roboto" w:hAnsi="Roboto" w:cs="Roboto"/>
                  <w:color w:val="242424"/>
                  <w:sz w:val="21"/>
                  <w:szCs w:val="21"/>
                  <w:highlight w:val="white"/>
                </w:rPr>
                <w:t>parenting tips</w:t>
              </w:r>
            </w:ins>
          </w:p>
          <w:p w14:paraId="23970040" w14:textId="77777777" w:rsidR="00CA3F78" w:rsidRDefault="00000000">
            <w:pPr>
              <w:widowControl w:val="0"/>
              <w:numPr>
                <w:ilvl w:val="0"/>
                <w:numId w:val="4"/>
              </w:numPr>
              <w:shd w:val="clear" w:color="auto" w:fill="FFFFFF"/>
              <w:spacing w:after="220" w:line="240" w:lineRule="auto"/>
              <w:rPr>
                <w:ins w:id="48" w:author="Yuzhuo Cheng" w:date="2024-12-01T04:13:00Z"/>
                <w:rFonts w:ascii="Roboto" w:eastAsia="Roboto" w:hAnsi="Roboto" w:cs="Roboto"/>
                <w:color w:val="242424"/>
                <w:sz w:val="21"/>
                <w:szCs w:val="21"/>
                <w:highlight w:val="white"/>
              </w:rPr>
            </w:pPr>
            <w:ins w:id="49" w:author="Yuzhuo Cheng" w:date="2024-12-01T04:13:00Z">
              <w:r>
                <w:rPr>
                  <w:rFonts w:ascii="Roboto" w:eastAsia="Roboto" w:hAnsi="Roboto" w:cs="Roboto"/>
                  <w:color w:val="242424"/>
                  <w:sz w:val="21"/>
                  <w:szCs w:val="21"/>
                  <w:highlight w:val="white"/>
                </w:rPr>
                <w:t>character education</w:t>
              </w:r>
            </w:ins>
          </w:p>
          <w:p w14:paraId="72F162B3" w14:textId="77777777" w:rsidR="00CA3F78" w:rsidRDefault="00000000">
            <w:pPr>
              <w:widowControl w:val="0"/>
              <w:shd w:val="clear" w:color="auto" w:fill="FFFFFF"/>
              <w:spacing w:after="220" w:line="240" w:lineRule="auto"/>
              <w:rPr>
                <w:ins w:id="50" w:author="Yuzhuo Cheng" w:date="2024-12-01T04:13:00Z"/>
                <w:rFonts w:ascii="Roboto" w:eastAsia="Roboto" w:hAnsi="Roboto" w:cs="Roboto"/>
                <w:color w:val="242424"/>
                <w:sz w:val="21"/>
                <w:szCs w:val="21"/>
                <w:highlight w:val="white"/>
              </w:rPr>
            </w:pPr>
            <w:ins w:id="51" w:author="Yuzhuo Cheng" w:date="2024-12-01T04:13:00Z">
              <w:r>
                <w:rPr>
                  <w:rFonts w:ascii="Roboto" w:eastAsia="Roboto" w:hAnsi="Roboto" w:cs="Roboto"/>
                  <w:color w:val="242424"/>
                  <w:sz w:val="21"/>
                  <w:szCs w:val="21"/>
                  <w:highlight w:val="white"/>
                </w:rPr>
                <w:t>B. Long, Specific Keywords (Conversion Stage):</w:t>
              </w:r>
            </w:ins>
          </w:p>
          <w:p w14:paraId="316469DC" w14:textId="77777777" w:rsidR="00CA3F78" w:rsidRDefault="00CA3F78">
            <w:pPr>
              <w:widowControl w:val="0"/>
              <w:shd w:val="clear" w:color="auto" w:fill="FFFFFF"/>
              <w:spacing w:after="220" w:line="240" w:lineRule="auto"/>
              <w:rPr>
                <w:ins w:id="52" w:author="Yuzhuo Cheng" w:date="2024-12-01T04:13:00Z"/>
                <w:rFonts w:ascii="Roboto" w:eastAsia="Roboto" w:hAnsi="Roboto" w:cs="Roboto"/>
                <w:color w:val="242424"/>
                <w:sz w:val="21"/>
                <w:szCs w:val="21"/>
                <w:highlight w:val="white"/>
              </w:rPr>
            </w:pPr>
          </w:p>
          <w:p w14:paraId="743DE812" w14:textId="77777777" w:rsidR="00CA3F78" w:rsidRDefault="00000000">
            <w:pPr>
              <w:widowControl w:val="0"/>
              <w:shd w:val="clear" w:color="auto" w:fill="FFFFFF"/>
              <w:spacing w:after="220" w:line="240" w:lineRule="auto"/>
              <w:rPr>
                <w:ins w:id="53" w:author="Yuzhuo Cheng" w:date="2024-12-01T04:13:00Z"/>
                <w:rFonts w:ascii="Roboto" w:eastAsia="Roboto" w:hAnsi="Roboto" w:cs="Roboto"/>
                <w:color w:val="242424"/>
                <w:sz w:val="21"/>
                <w:szCs w:val="21"/>
                <w:highlight w:val="white"/>
              </w:rPr>
            </w:pPr>
            <w:ins w:id="54" w:author="Yuzhuo Cheng" w:date="2024-12-01T04:13:00Z">
              <w:r>
                <w:rPr>
                  <w:rFonts w:ascii="Roboto" w:eastAsia="Roboto" w:hAnsi="Roboto" w:cs="Roboto"/>
                  <w:color w:val="242424"/>
                  <w:sz w:val="21"/>
                  <w:szCs w:val="21"/>
                  <w:highlight w:val="white"/>
                </w:rPr>
                <w:t>Course-specific:</w:t>
              </w:r>
            </w:ins>
          </w:p>
          <w:p w14:paraId="05FD01DD" w14:textId="77777777" w:rsidR="00CA3F78" w:rsidRDefault="00000000">
            <w:pPr>
              <w:widowControl w:val="0"/>
              <w:numPr>
                <w:ilvl w:val="0"/>
                <w:numId w:val="6"/>
              </w:numPr>
              <w:shd w:val="clear" w:color="auto" w:fill="FFFFFF"/>
              <w:spacing w:line="240" w:lineRule="auto"/>
              <w:rPr>
                <w:ins w:id="55" w:author="Yuzhuo Cheng" w:date="2024-12-01T04:13:00Z"/>
                <w:rFonts w:ascii="Roboto" w:eastAsia="Roboto" w:hAnsi="Roboto" w:cs="Roboto"/>
                <w:color w:val="242424"/>
                <w:sz w:val="21"/>
                <w:szCs w:val="21"/>
                <w:highlight w:val="white"/>
              </w:rPr>
            </w:pPr>
            <w:ins w:id="56" w:author="Yuzhuo Cheng" w:date="2024-12-01T04:13:00Z">
              <w:r>
                <w:rPr>
                  <w:rFonts w:ascii="Roboto" w:eastAsia="Roboto" w:hAnsi="Roboto" w:cs="Roboto"/>
                  <w:color w:val="242424"/>
                  <w:sz w:val="21"/>
                  <w:szCs w:val="21"/>
                  <w:highlight w:val="white"/>
                </w:rPr>
                <w:t>emotional management course for kids</w:t>
              </w:r>
            </w:ins>
          </w:p>
          <w:p w14:paraId="563D308F" w14:textId="77777777" w:rsidR="00CA3F78" w:rsidRDefault="00000000">
            <w:pPr>
              <w:widowControl w:val="0"/>
              <w:numPr>
                <w:ilvl w:val="0"/>
                <w:numId w:val="6"/>
              </w:numPr>
              <w:shd w:val="clear" w:color="auto" w:fill="FFFFFF"/>
              <w:spacing w:line="240" w:lineRule="auto"/>
              <w:rPr>
                <w:ins w:id="57" w:author="Yuzhuo Cheng" w:date="2024-12-01T04:13:00Z"/>
                <w:rFonts w:ascii="Roboto" w:eastAsia="Roboto" w:hAnsi="Roboto" w:cs="Roboto"/>
                <w:color w:val="242424"/>
                <w:sz w:val="21"/>
                <w:szCs w:val="21"/>
                <w:highlight w:val="white"/>
              </w:rPr>
            </w:pPr>
            <w:ins w:id="58" w:author="Yuzhuo Cheng" w:date="2024-12-01T04:13:00Z">
              <w:r>
                <w:rPr>
                  <w:rFonts w:ascii="Roboto" w:eastAsia="Roboto" w:hAnsi="Roboto" w:cs="Roboto"/>
                  <w:color w:val="242424"/>
                  <w:sz w:val="21"/>
                  <w:szCs w:val="21"/>
                  <w:highlight w:val="white"/>
                </w:rPr>
                <w:t>school bullying prevention program</w:t>
              </w:r>
            </w:ins>
          </w:p>
          <w:p w14:paraId="047CBD69" w14:textId="77777777" w:rsidR="00CA3F78" w:rsidRDefault="00000000">
            <w:pPr>
              <w:widowControl w:val="0"/>
              <w:numPr>
                <w:ilvl w:val="0"/>
                <w:numId w:val="6"/>
              </w:numPr>
              <w:shd w:val="clear" w:color="auto" w:fill="FFFFFF"/>
              <w:spacing w:line="240" w:lineRule="auto"/>
              <w:rPr>
                <w:ins w:id="59" w:author="Yuzhuo Cheng" w:date="2024-12-01T04:13:00Z"/>
                <w:rFonts w:ascii="Roboto" w:eastAsia="Roboto" w:hAnsi="Roboto" w:cs="Roboto"/>
                <w:color w:val="242424"/>
                <w:sz w:val="21"/>
                <w:szCs w:val="21"/>
                <w:highlight w:val="white"/>
              </w:rPr>
            </w:pPr>
            <w:ins w:id="60" w:author="Yuzhuo Cheng" w:date="2024-12-01T04:13:00Z">
              <w:r>
                <w:rPr>
                  <w:rFonts w:ascii="Roboto" w:eastAsia="Roboto" w:hAnsi="Roboto" w:cs="Roboto"/>
                  <w:color w:val="242424"/>
                  <w:sz w:val="21"/>
                  <w:szCs w:val="21"/>
                  <w:highlight w:val="white"/>
                </w:rPr>
                <w:t>children financial literacy workshop</w:t>
              </w:r>
            </w:ins>
          </w:p>
          <w:p w14:paraId="407B285B" w14:textId="77777777" w:rsidR="00CA3F78" w:rsidRDefault="00000000">
            <w:pPr>
              <w:widowControl w:val="0"/>
              <w:numPr>
                <w:ilvl w:val="0"/>
                <w:numId w:val="6"/>
              </w:numPr>
              <w:shd w:val="clear" w:color="auto" w:fill="FFFFFF"/>
              <w:spacing w:line="240" w:lineRule="auto"/>
              <w:rPr>
                <w:ins w:id="61" w:author="Yuzhuo Cheng" w:date="2024-12-01T04:13:00Z"/>
                <w:rFonts w:ascii="Roboto" w:eastAsia="Roboto" w:hAnsi="Roboto" w:cs="Roboto"/>
                <w:color w:val="242424"/>
                <w:sz w:val="21"/>
                <w:szCs w:val="21"/>
                <w:highlight w:val="white"/>
              </w:rPr>
            </w:pPr>
            <w:ins w:id="62" w:author="Yuzhuo Cheng" w:date="2024-12-01T04:13:00Z">
              <w:r>
                <w:rPr>
                  <w:rFonts w:ascii="Roboto" w:eastAsia="Roboto" w:hAnsi="Roboto" w:cs="Roboto"/>
                  <w:color w:val="242424"/>
                  <w:sz w:val="21"/>
                  <w:szCs w:val="21"/>
                  <w:highlight w:val="white"/>
                </w:rPr>
                <w:t>parent-child reading classes</w:t>
              </w:r>
            </w:ins>
          </w:p>
          <w:p w14:paraId="4FC80246" w14:textId="77777777" w:rsidR="00CA3F78" w:rsidRDefault="00000000">
            <w:pPr>
              <w:widowControl w:val="0"/>
              <w:numPr>
                <w:ilvl w:val="0"/>
                <w:numId w:val="6"/>
              </w:numPr>
              <w:shd w:val="clear" w:color="auto" w:fill="FFFFFF"/>
              <w:spacing w:after="220" w:line="240" w:lineRule="auto"/>
              <w:rPr>
                <w:ins w:id="63" w:author="Yuzhuo Cheng" w:date="2024-12-01T04:13:00Z"/>
                <w:rFonts w:ascii="Roboto" w:eastAsia="Roboto" w:hAnsi="Roboto" w:cs="Roboto"/>
                <w:color w:val="242424"/>
                <w:sz w:val="21"/>
                <w:szCs w:val="21"/>
                <w:highlight w:val="white"/>
              </w:rPr>
            </w:pPr>
            <w:ins w:id="64" w:author="Yuzhuo Cheng" w:date="2024-12-01T04:13:00Z">
              <w:r>
                <w:rPr>
                  <w:rFonts w:ascii="Roboto" w:eastAsia="Roboto" w:hAnsi="Roboto" w:cs="Roboto"/>
                  <w:color w:val="242424"/>
                  <w:sz w:val="21"/>
                  <w:szCs w:val="21"/>
                  <w:highlight w:val="white"/>
                </w:rPr>
                <w:t>character building activities</w:t>
              </w:r>
            </w:ins>
          </w:p>
          <w:p w14:paraId="470C21C1" w14:textId="77777777" w:rsidR="00CA3F78" w:rsidRDefault="00000000">
            <w:pPr>
              <w:widowControl w:val="0"/>
              <w:shd w:val="clear" w:color="auto" w:fill="FFFFFF"/>
              <w:spacing w:after="220" w:line="240" w:lineRule="auto"/>
              <w:rPr>
                <w:ins w:id="65" w:author="Yuzhuo Cheng" w:date="2024-12-01T04:13:00Z"/>
                <w:rFonts w:ascii="Roboto" w:eastAsia="Roboto" w:hAnsi="Roboto" w:cs="Roboto"/>
                <w:color w:val="242424"/>
                <w:sz w:val="21"/>
                <w:szCs w:val="21"/>
                <w:highlight w:val="white"/>
              </w:rPr>
            </w:pPr>
            <w:ins w:id="66" w:author="Yuzhuo Cheng" w:date="2024-12-01T04:13:00Z">
              <w:r>
                <w:rPr>
                  <w:rFonts w:ascii="Roboto" w:eastAsia="Roboto" w:hAnsi="Roboto" w:cs="Roboto"/>
                  <w:color w:val="242424"/>
                  <w:sz w:val="21"/>
                  <w:szCs w:val="21"/>
                  <w:highlight w:val="white"/>
                </w:rPr>
                <w:t>Problem-solving:</w:t>
              </w:r>
            </w:ins>
          </w:p>
          <w:p w14:paraId="3777B94A" w14:textId="77777777" w:rsidR="00CA3F78" w:rsidRDefault="00000000">
            <w:pPr>
              <w:widowControl w:val="0"/>
              <w:numPr>
                <w:ilvl w:val="0"/>
                <w:numId w:val="6"/>
              </w:numPr>
              <w:shd w:val="clear" w:color="auto" w:fill="FFFFFF"/>
              <w:spacing w:line="240" w:lineRule="auto"/>
              <w:rPr>
                <w:ins w:id="67" w:author="Yuzhuo Cheng" w:date="2024-12-01T04:13:00Z"/>
                <w:rFonts w:ascii="Roboto" w:eastAsia="Roboto" w:hAnsi="Roboto" w:cs="Roboto"/>
                <w:color w:val="242424"/>
                <w:sz w:val="21"/>
                <w:szCs w:val="21"/>
                <w:highlight w:val="white"/>
              </w:rPr>
            </w:pPr>
            <w:ins w:id="68" w:author="Yuzhuo Cheng" w:date="2024-12-01T04:13:00Z">
              <w:r>
                <w:rPr>
                  <w:rFonts w:ascii="Roboto" w:eastAsia="Roboto" w:hAnsi="Roboto" w:cs="Roboto"/>
                  <w:color w:val="242424"/>
                  <w:sz w:val="21"/>
                  <w:szCs w:val="21"/>
                  <w:highlight w:val="white"/>
                </w:rPr>
                <w:t>how to prevent school bullying</w:t>
              </w:r>
            </w:ins>
          </w:p>
          <w:p w14:paraId="070C0D00" w14:textId="77777777" w:rsidR="00CA3F78" w:rsidRDefault="00000000">
            <w:pPr>
              <w:widowControl w:val="0"/>
              <w:numPr>
                <w:ilvl w:val="0"/>
                <w:numId w:val="6"/>
              </w:numPr>
              <w:shd w:val="clear" w:color="auto" w:fill="FFFFFF"/>
              <w:spacing w:line="240" w:lineRule="auto"/>
              <w:rPr>
                <w:ins w:id="69" w:author="Yuzhuo Cheng" w:date="2024-12-01T04:13:00Z"/>
                <w:rFonts w:ascii="Roboto" w:eastAsia="Roboto" w:hAnsi="Roboto" w:cs="Roboto"/>
                <w:color w:val="242424"/>
                <w:sz w:val="21"/>
                <w:szCs w:val="21"/>
                <w:highlight w:val="white"/>
              </w:rPr>
            </w:pPr>
            <w:ins w:id="70" w:author="Yuzhuo Cheng" w:date="2024-12-01T04:13:00Z">
              <w:r>
                <w:rPr>
                  <w:rFonts w:ascii="Roboto" w:eastAsia="Roboto" w:hAnsi="Roboto" w:cs="Roboto"/>
                  <w:color w:val="242424"/>
                  <w:sz w:val="21"/>
                  <w:szCs w:val="21"/>
                  <w:highlight w:val="white"/>
                </w:rPr>
                <w:t>emotional intelligence training for children</w:t>
              </w:r>
            </w:ins>
          </w:p>
          <w:p w14:paraId="745B668E" w14:textId="77777777" w:rsidR="00CA3F78" w:rsidRDefault="00000000">
            <w:pPr>
              <w:widowControl w:val="0"/>
              <w:numPr>
                <w:ilvl w:val="0"/>
                <w:numId w:val="6"/>
              </w:numPr>
              <w:shd w:val="clear" w:color="auto" w:fill="FFFFFF"/>
              <w:spacing w:line="240" w:lineRule="auto"/>
              <w:rPr>
                <w:ins w:id="71" w:author="Yuzhuo Cheng" w:date="2024-12-01T04:13:00Z"/>
                <w:rFonts w:ascii="Roboto" w:eastAsia="Roboto" w:hAnsi="Roboto" w:cs="Roboto"/>
                <w:color w:val="242424"/>
                <w:sz w:val="21"/>
                <w:szCs w:val="21"/>
                <w:highlight w:val="white"/>
              </w:rPr>
            </w:pPr>
            <w:ins w:id="72" w:author="Yuzhuo Cheng" w:date="2024-12-01T04:13:00Z">
              <w:r>
                <w:rPr>
                  <w:rFonts w:ascii="Roboto" w:eastAsia="Roboto" w:hAnsi="Roboto" w:cs="Roboto"/>
                  <w:color w:val="242424"/>
                  <w:sz w:val="21"/>
                  <w:szCs w:val="21"/>
                  <w:highlight w:val="white"/>
                </w:rPr>
                <w:t>teaching kids about money</w:t>
              </w:r>
            </w:ins>
          </w:p>
          <w:p w14:paraId="717A4035" w14:textId="77777777" w:rsidR="00CA3F78" w:rsidRDefault="00000000">
            <w:pPr>
              <w:widowControl w:val="0"/>
              <w:numPr>
                <w:ilvl w:val="0"/>
                <w:numId w:val="6"/>
              </w:numPr>
              <w:shd w:val="clear" w:color="auto" w:fill="FFFFFF"/>
              <w:spacing w:line="240" w:lineRule="auto"/>
              <w:rPr>
                <w:ins w:id="73" w:author="Yuzhuo Cheng" w:date="2024-12-01T04:13:00Z"/>
                <w:rFonts w:ascii="Roboto" w:eastAsia="Roboto" w:hAnsi="Roboto" w:cs="Roboto"/>
                <w:color w:val="242424"/>
                <w:sz w:val="21"/>
                <w:szCs w:val="21"/>
                <w:highlight w:val="white"/>
              </w:rPr>
            </w:pPr>
            <w:ins w:id="74" w:author="Yuzhuo Cheng" w:date="2024-12-01T04:13:00Z">
              <w:r>
                <w:rPr>
                  <w:rFonts w:ascii="Roboto" w:eastAsia="Roboto" w:hAnsi="Roboto" w:cs="Roboto"/>
                  <w:color w:val="242424"/>
                  <w:sz w:val="21"/>
                  <w:szCs w:val="21"/>
                  <w:highlight w:val="white"/>
                </w:rPr>
                <w:t>positive parenting skills</w:t>
              </w:r>
            </w:ins>
          </w:p>
          <w:p w14:paraId="79FE1D5F" w14:textId="77777777" w:rsidR="00CA3F78" w:rsidRDefault="00000000">
            <w:pPr>
              <w:widowControl w:val="0"/>
              <w:numPr>
                <w:ilvl w:val="0"/>
                <w:numId w:val="6"/>
              </w:numPr>
              <w:shd w:val="clear" w:color="auto" w:fill="FFFFFF"/>
              <w:spacing w:after="220" w:line="240" w:lineRule="auto"/>
              <w:rPr>
                <w:ins w:id="75" w:author="Yuzhuo Cheng" w:date="2024-12-01T04:13:00Z"/>
                <w:rFonts w:ascii="Roboto" w:eastAsia="Roboto" w:hAnsi="Roboto" w:cs="Roboto"/>
                <w:color w:val="242424"/>
                <w:sz w:val="21"/>
                <w:szCs w:val="21"/>
                <w:highlight w:val="white"/>
              </w:rPr>
            </w:pPr>
            <w:ins w:id="76" w:author="Yuzhuo Cheng" w:date="2024-12-01T04:13:00Z">
              <w:r>
                <w:rPr>
                  <w:rFonts w:ascii="Roboto" w:eastAsia="Roboto" w:hAnsi="Roboto" w:cs="Roboto"/>
                  <w:color w:val="242424"/>
                  <w:sz w:val="21"/>
                  <w:szCs w:val="21"/>
                  <w:highlight w:val="white"/>
                </w:rPr>
                <w:t>values education program</w:t>
              </w:r>
            </w:ins>
          </w:p>
          <w:p w14:paraId="24B9C9E9" w14:textId="77777777" w:rsidR="00CA3F78" w:rsidRDefault="00CA3F78">
            <w:pPr>
              <w:widowControl w:val="0"/>
              <w:shd w:val="clear" w:color="auto" w:fill="FFFFFF"/>
              <w:spacing w:after="220" w:line="240" w:lineRule="auto"/>
              <w:rPr>
                <w:ins w:id="77" w:author="Yuzhuo Cheng" w:date="2024-12-01T04:13:00Z"/>
                <w:rFonts w:ascii="Roboto" w:eastAsia="Roboto" w:hAnsi="Roboto" w:cs="Roboto"/>
                <w:color w:val="242424"/>
                <w:sz w:val="21"/>
                <w:szCs w:val="21"/>
                <w:highlight w:val="white"/>
              </w:rPr>
            </w:pPr>
          </w:p>
          <w:p w14:paraId="0683C7FD" w14:textId="77777777" w:rsidR="00CA3F78" w:rsidRDefault="00CA3F78">
            <w:pPr>
              <w:widowControl w:val="0"/>
              <w:spacing w:line="240" w:lineRule="auto"/>
              <w:rPr>
                <w:ins w:id="78" w:author="Yuzhuo Cheng" w:date="2024-12-01T04:13:00Z"/>
                <w:rFonts w:ascii="Roboto" w:eastAsia="Roboto" w:hAnsi="Roboto" w:cs="Roboto"/>
                <w:color w:val="242424"/>
                <w:sz w:val="21"/>
                <w:szCs w:val="21"/>
                <w:highlight w:val="white"/>
              </w:rPr>
            </w:pPr>
          </w:p>
        </w:tc>
        <w:tc>
          <w:tcPr>
            <w:tcW w:w="4513" w:type="dxa"/>
            <w:shd w:val="clear" w:color="auto" w:fill="auto"/>
            <w:tcMar>
              <w:top w:w="100" w:type="dxa"/>
              <w:left w:w="100" w:type="dxa"/>
              <w:bottom w:w="100" w:type="dxa"/>
              <w:right w:w="100" w:type="dxa"/>
            </w:tcMar>
          </w:tcPr>
          <w:p w14:paraId="089BEE4F" w14:textId="77777777" w:rsidR="00CA3F78" w:rsidRDefault="00000000">
            <w:pPr>
              <w:shd w:val="clear" w:color="auto" w:fill="FFFFFF"/>
              <w:spacing w:after="220"/>
              <w:rPr>
                <w:ins w:id="79" w:author="Yuzhuo Cheng" w:date="2024-12-01T04:13:00Z"/>
                <w:rFonts w:ascii="Roboto" w:eastAsia="Roboto" w:hAnsi="Roboto" w:cs="Roboto"/>
                <w:color w:val="242424"/>
                <w:sz w:val="21"/>
                <w:szCs w:val="21"/>
                <w:highlight w:val="white"/>
              </w:rPr>
            </w:pPr>
            <w:ins w:id="80" w:author="Yuzhuo Cheng" w:date="2024-12-01T04:13:00Z">
              <w:r>
                <w:rPr>
                  <w:rFonts w:ascii="Roboto" w:eastAsia="Roboto" w:hAnsi="Roboto" w:cs="Roboto"/>
                  <w:color w:val="242424"/>
                  <w:sz w:val="21"/>
                  <w:szCs w:val="21"/>
                  <w:highlight w:val="white"/>
                </w:rPr>
                <w:lastRenderedPageBreak/>
                <w:t>A. Headlines:</w:t>
              </w:r>
            </w:ins>
          </w:p>
          <w:p w14:paraId="6112056B" w14:textId="77777777" w:rsidR="00CA3F78" w:rsidRDefault="00000000">
            <w:pPr>
              <w:shd w:val="clear" w:color="auto" w:fill="FFFFFF"/>
              <w:spacing w:after="220"/>
              <w:rPr>
                <w:ins w:id="81" w:author="Yuzhuo Cheng" w:date="2024-12-01T04:13:00Z"/>
                <w:rFonts w:ascii="Roboto" w:eastAsia="Roboto" w:hAnsi="Roboto" w:cs="Roboto"/>
                <w:color w:val="242424"/>
                <w:sz w:val="21"/>
                <w:szCs w:val="21"/>
                <w:highlight w:val="white"/>
              </w:rPr>
            </w:pPr>
            <w:ins w:id="82" w:author="Yuzhuo Cheng" w:date="2024-12-01T04:13:00Z">
              <w:r>
                <w:rPr>
                  <w:rFonts w:ascii="Roboto" w:eastAsia="Roboto" w:hAnsi="Roboto" w:cs="Roboto"/>
                  <w:color w:val="242424"/>
                  <w:sz w:val="21"/>
                  <w:szCs w:val="21"/>
                  <w:highlight w:val="white"/>
                </w:rPr>
                <w:t>Professional Focus:</w:t>
              </w:r>
            </w:ins>
          </w:p>
          <w:p w14:paraId="0B66C6F8" w14:textId="77777777" w:rsidR="00CA3F78" w:rsidRDefault="00CA3F78">
            <w:pPr>
              <w:shd w:val="clear" w:color="auto" w:fill="FFFFFF"/>
              <w:spacing w:after="220"/>
              <w:rPr>
                <w:ins w:id="83" w:author="Yuzhuo Cheng" w:date="2024-12-01T04:13:00Z"/>
                <w:rFonts w:ascii="Roboto" w:eastAsia="Roboto" w:hAnsi="Roboto" w:cs="Roboto"/>
                <w:color w:val="242424"/>
                <w:sz w:val="21"/>
                <w:szCs w:val="21"/>
                <w:highlight w:val="white"/>
              </w:rPr>
            </w:pPr>
          </w:p>
          <w:p w14:paraId="00EBDD8E" w14:textId="77777777" w:rsidR="00CA3F78" w:rsidRDefault="00000000">
            <w:pPr>
              <w:numPr>
                <w:ilvl w:val="0"/>
                <w:numId w:val="7"/>
              </w:numPr>
              <w:shd w:val="clear" w:color="auto" w:fill="FFFFFF"/>
              <w:rPr>
                <w:ins w:id="84" w:author="Yuzhuo Cheng" w:date="2024-12-01T04:13:00Z"/>
                <w:rFonts w:ascii="Roboto" w:eastAsia="Roboto" w:hAnsi="Roboto" w:cs="Roboto"/>
                <w:color w:val="242424"/>
                <w:sz w:val="21"/>
                <w:szCs w:val="21"/>
                <w:highlight w:val="white"/>
              </w:rPr>
            </w:pPr>
            <w:ins w:id="85" w:author="Yuzhuo Cheng" w:date="2024-12-01T04:13:00Z">
              <w:r>
                <w:rPr>
                  <w:rFonts w:ascii="Roboto" w:eastAsia="Roboto" w:hAnsi="Roboto" w:cs="Roboto"/>
                  <w:color w:val="242424"/>
                  <w:sz w:val="21"/>
                  <w:szCs w:val="21"/>
                  <w:highlight w:val="white"/>
                </w:rPr>
                <w:t>"9 Years of Research | Award-Winning Education"</w:t>
              </w:r>
            </w:ins>
          </w:p>
          <w:p w14:paraId="739F52AB" w14:textId="77777777" w:rsidR="00CA3F78" w:rsidRDefault="00000000">
            <w:pPr>
              <w:numPr>
                <w:ilvl w:val="0"/>
                <w:numId w:val="7"/>
              </w:numPr>
              <w:shd w:val="clear" w:color="auto" w:fill="FFFFFF"/>
              <w:rPr>
                <w:ins w:id="86" w:author="Yuzhuo Cheng" w:date="2024-12-01T04:13:00Z"/>
                <w:rFonts w:ascii="Roboto" w:eastAsia="Roboto" w:hAnsi="Roboto" w:cs="Roboto"/>
                <w:color w:val="242424"/>
                <w:sz w:val="21"/>
                <w:szCs w:val="21"/>
                <w:highlight w:val="white"/>
              </w:rPr>
            </w:pPr>
            <w:ins w:id="87" w:author="Yuzhuo Cheng" w:date="2024-12-01T04:13:00Z">
              <w:r>
                <w:rPr>
                  <w:rFonts w:ascii="Roboto" w:eastAsia="Roboto" w:hAnsi="Roboto" w:cs="Roboto"/>
                  <w:color w:val="242424"/>
                  <w:sz w:val="21"/>
                  <w:szCs w:val="21"/>
                  <w:highlight w:val="white"/>
                </w:rPr>
                <w:lastRenderedPageBreak/>
                <w:t>"Internationally Recognized | Child Development Experts"</w:t>
              </w:r>
            </w:ins>
          </w:p>
          <w:p w14:paraId="42337244" w14:textId="77777777" w:rsidR="00CA3F78" w:rsidRDefault="00000000">
            <w:pPr>
              <w:numPr>
                <w:ilvl w:val="0"/>
                <w:numId w:val="7"/>
              </w:numPr>
              <w:shd w:val="clear" w:color="auto" w:fill="FFFFFF"/>
              <w:spacing w:after="220"/>
              <w:rPr>
                <w:ins w:id="88" w:author="Yuzhuo Cheng" w:date="2024-12-01T04:13:00Z"/>
                <w:rFonts w:ascii="Roboto" w:eastAsia="Roboto" w:hAnsi="Roboto" w:cs="Roboto"/>
                <w:color w:val="242424"/>
                <w:sz w:val="21"/>
                <w:szCs w:val="21"/>
                <w:highlight w:val="white"/>
              </w:rPr>
            </w:pPr>
            <w:ins w:id="89" w:author="Yuzhuo Cheng" w:date="2024-12-01T04:13:00Z">
              <w:r>
                <w:rPr>
                  <w:rFonts w:ascii="Roboto" w:eastAsia="Roboto" w:hAnsi="Roboto" w:cs="Roboto"/>
                  <w:color w:val="242424"/>
                  <w:sz w:val="21"/>
                  <w:szCs w:val="21"/>
                  <w:highlight w:val="white"/>
                </w:rPr>
                <w:t>"Professional Child Education | Evidence-Based Methods"</w:t>
              </w:r>
            </w:ins>
          </w:p>
          <w:p w14:paraId="4AB381BB" w14:textId="77777777" w:rsidR="00CA3F78" w:rsidRDefault="00000000">
            <w:pPr>
              <w:shd w:val="clear" w:color="auto" w:fill="FFFFFF"/>
              <w:spacing w:after="220"/>
              <w:rPr>
                <w:ins w:id="90" w:author="Yuzhuo Cheng" w:date="2024-12-01T04:13:00Z"/>
                <w:rFonts w:ascii="Roboto" w:eastAsia="Roboto" w:hAnsi="Roboto" w:cs="Roboto"/>
                <w:color w:val="242424"/>
                <w:sz w:val="21"/>
                <w:szCs w:val="21"/>
                <w:highlight w:val="white"/>
              </w:rPr>
            </w:pPr>
            <w:ins w:id="91" w:author="Yuzhuo Cheng" w:date="2024-12-01T04:13:00Z">
              <w:r>
                <w:rPr>
                  <w:rFonts w:ascii="Roboto" w:eastAsia="Roboto" w:hAnsi="Roboto" w:cs="Roboto"/>
                  <w:color w:val="242424"/>
                  <w:sz w:val="21"/>
                  <w:szCs w:val="21"/>
                  <w:highlight w:val="white"/>
                </w:rPr>
                <w:t>Solution-oriented:</w:t>
              </w:r>
            </w:ins>
          </w:p>
          <w:p w14:paraId="6384B368" w14:textId="77777777" w:rsidR="00CA3F78" w:rsidRDefault="00CA3F78">
            <w:pPr>
              <w:shd w:val="clear" w:color="auto" w:fill="FFFFFF"/>
              <w:spacing w:after="220"/>
              <w:ind w:left="720"/>
              <w:rPr>
                <w:ins w:id="92" w:author="Yuzhuo Cheng" w:date="2024-12-01T04:13:00Z"/>
                <w:rFonts w:ascii="Roboto" w:eastAsia="Roboto" w:hAnsi="Roboto" w:cs="Roboto"/>
                <w:color w:val="242424"/>
                <w:sz w:val="21"/>
                <w:szCs w:val="21"/>
                <w:highlight w:val="white"/>
              </w:rPr>
            </w:pPr>
          </w:p>
          <w:p w14:paraId="74E379C4" w14:textId="77777777" w:rsidR="00CA3F78" w:rsidRDefault="00000000">
            <w:pPr>
              <w:numPr>
                <w:ilvl w:val="0"/>
                <w:numId w:val="5"/>
              </w:numPr>
              <w:shd w:val="clear" w:color="auto" w:fill="FFFFFF"/>
              <w:rPr>
                <w:ins w:id="93" w:author="Yuzhuo Cheng" w:date="2024-12-01T04:13:00Z"/>
                <w:rFonts w:ascii="Roboto" w:eastAsia="Roboto" w:hAnsi="Roboto" w:cs="Roboto"/>
                <w:color w:val="242424"/>
                <w:sz w:val="21"/>
                <w:szCs w:val="21"/>
                <w:highlight w:val="white"/>
              </w:rPr>
            </w:pPr>
            <w:ins w:id="94" w:author="Yuzhuo Cheng" w:date="2024-12-01T04:13:00Z">
              <w:r>
                <w:rPr>
                  <w:rFonts w:ascii="Roboto" w:eastAsia="Roboto" w:hAnsi="Roboto" w:cs="Roboto"/>
                  <w:color w:val="242424"/>
                  <w:sz w:val="21"/>
                  <w:szCs w:val="21"/>
                  <w:highlight w:val="white"/>
                </w:rPr>
                <w:t>"Effective Bullying Prevention | Expert Support"</w:t>
              </w:r>
            </w:ins>
          </w:p>
          <w:p w14:paraId="55C33E00" w14:textId="77777777" w:rsidR="00CA3F78" w:rsidRDefault="00000000">
            <w:pPr>
              <w:numPr>
                <w:ilvl w:val="0"/>
                <w:numId w:val="5"/>
              </w:numPr>
              <w:shd w:val="clear" w:color="auto" w:fill="FFFFFF"/>
              <w:rPr>
                <w:ins w:id="95" w:author="Yuzhuo Cheng" w:date="2024-12-01T04:13:00Z"/>
                <w:rFonts w:ascii="Roboto" w:eastAsia="Roboto" w:hAnsi="Roboto" w:cs="Roboto"/>
                <w:color w:val="242424"/>
                <w:sz w:val="21"/>
                <w:szCs w:val="21"/>
                <w:highlight w:val="white"/>
              </w:rPr>
            </w:pPr>
            <w:ins w:id="96" w:author="Yuzhuo Cheng" w:date="2024-12-01T04:13:00Z">
              <w:r>
                <w:rPr>
                  <w:rFonts w:ascii="Roboto" w:eastAsia="Roboto" w:hAnsi="Roboto" w:cs="Roboto"/>
                  <w:color w:val="242424"/>
                  <w:sz w:val="21"/>
                  <w:szCs w:val="21"/>
                  <w:highlight w:val="white"/>
                </w:rPr>
                <w:t>"Boost Your Child's EQ | Professional Training"</w:t>
              </w:r>
            </w:ins>
          </w:p>
          <w:p w14:paraId="3E2E721F" w14:textId="77777777" w:rsidR="00CA3F78" w:rsidRDefault="00000000">
            <w:pPr>
              <w:numPr>
                <w:ilvl w:val="0"/>
                <w:numId w:val="5"/>
              </w:numPr>
              <w:shd w:val="clear" w:color="auto" w:fill="FFFFFF"/>
              <w:spacing w:after="220"/>
              <w:rPr>
                <w:ins w:id="97" w:author="Yuzhuo Cheng" w:date="2024-12-01T04:13:00Z"/>
                <w:rFonts w:ascii="Roboto" w:eastAsia="Roboto" w:hAnsi="Roboto" w:cs="Roboto"/>
                <w:color w:val="242424"/>
                <w:sz w:val="21"/>
                <w:szCs w:val="21"/>
                <w:highlight w:val="white"/>
              </w:rPr>
            </w:pPr>
            <w:ins w:id="98" w:author="Yuzhuo Cheng" w:date="2024-12-01T04:13:00Z">
              <w:r>
                <w:rPr>
                  <w:rFonts w:ascii="Roboto" w:eastAsia="Roboto" w:hAnsi="Roboto" w:cs="Roboto"/>
                  <w:color w:val="242424"/>
                  <w:sz w:val="21"/>
                  <w:szCs w:val="21"/>
                  <w:highlight w:val="white"/>
                </w:rPr>
                <w:t>"Smart Money Kids | Innovative Learning"</w:t>
              </w:r>
            </w:ins>
          </w:p>
          <w:p w14:paraId="16DCED3A" w14:textId="77777777" w:rsidR="00CA3F78" w:rsidRDefault="00000000">
            <w:pPr>
              <w:shd w:val="clear" w:color="auto" w:fill="FFFFFF"/>
              <w:spacing w:after="220"/>
              <w:rPr>
                <w:ins w:id="99" w:author="Yuzhuo Cheng" w:date="2024-12-01T04:13:00Z"/>
                <w:rFonts w:ascii="Roboto" w:eastAsia="Roboto" w:hAnsi="Roboto" w:cs="Roboto"/>
                <w:color w:val="242424"/>
                <w:sz w:val="21"/>
                <w:szCs w:val="21"/>
                <w:highlight w:val="white"/>
              </w:rPr>
            </w:pPr>
            <w:ins w:id="100" w:author="Yuzhuo Cheng" w:date="2024-12-01T04:13:00Z">
              <w:r>
                <w:rPr>
                  <w:rFonts w:ascii="Roboto" w:eastAsia="Roboto" w:hAnsi="Roboto" w:cs="Roboto"/>
                  <w:color w:val="242424"/>
                  <w:sz w:val="21"/>
                  <w:szCs w:val="21"/>
                  <w:highlight w:val="white"/>
                </w:rPr>
                <w:t>B. Descriptions :</w:t>
              </w:r>
            </w:ins>
          </w:p>
          <w:p w14:paraId="34857501" w14:textId="77777777" w:rsidR="00CA3F78" w:rsidRDefault="00CA3F78">
            <w:pPr>
              <w:shd w:val="clear" w:color="auto" w:fill="FFFFFF"/>
              <w:spacing w:after="220"/>
              <w:rPr>
                <w:ins w:id="101" w:author="Yuzhuo Cheng" w:date="2024-12-01T04:13:00Z"/>
                <w:rFonts w:ascii="Roboto" w:eastAsia="Roboto" w:hAnsi="Roboto" w:cs="Roboto"/>
                <w:color w:val="242424"/>
                <w:sz w:val="21"/>
                <w:szCs w:val="21"/>
                <w:highlight w:val="white"/>
              </w:rPr>
            </w:pPr>
          </w:p>
          <w:p w14:paraId="7EE68445" w14:textId="77777777" w:rsidR="00CA3F78" w:rsidRDefault="00000000">
            <w:pPr>
              <w:shd w:val="clear" w:color="auto" w:fill="FFFFFF"/>
              <w:spacing w:after="220"/>
              <w:rPr>
                <w:ins w:id="102" w:author="Yuzhuo Cheng" w:date="2024-12-01T04:13:00Z"/>
                <w:rFonts w:ascii="Roboto" w:eastAsia="Roboto" w:hAnsi="Roboto" w:cs="Roboto"/>
                <w:color w:val="242424"/>
                <w:sz w:val="21"/>
                <w:szCs w:val="21"/>
                <w:highlight w:val="white"/>
              </w:rPr>
            </w:pPr>
            <w:ins w:id="103" w:author="Yuzhuo Cheng" w:date="2024-12-01T04:13:00Z">
              <w:r>
                <w:rPr>
                  <w:rFonts w:ascii="Roboto" w:eastAsia="Roboto" w:hAnsi="Roboto" w:cs="Roboto"/>
                  <w:color w:val="242424"/>
                  <w:sz w:val="21"/>
                  <w:szCs w:val="21"/>
                  <w:highlight w:val="white"/>
                </w:rPr>
                <w:t>"Award-winning child education program. Research-backed methods for optimal development. Book a free consultation!"</w:t>
              </w:r>
            </w:ins>
          </w:p>
          <w:p w14:paraId="6C6D5442" w14:textId="77777777" w:rsidR="00CA3F78" w:rsidRDefault="00CA3F78">
            <w:pPr>
              <w:shd w:val="clear" w:color="auto" w:fill="FFFFFF"/>
              <w:spacing w:after="220"/>
              <w:rPr>
                <w:ins w:id="104" w:author="Yuzhuo Cheng" w:date="2024-12-01T04:13:00Z"/>
                <w:rFonts w:ascii="Roboto" w:eastAsia="Roboto" w:hAnsi="Roboto" w:cs="Roboto"/>
                <w:color w:val="242424"/>
                <w:sz w:val="21"/>
                <w:szCs w:val="21"/>
                <w:highlight w:val="white"/>
              </w:rPr>
            </w:pPr>
          </w:p>
          <w:p w14:paraId="3946584B" w14:textId="77777777" w:rsidR="00CA3F78" w:rsidRDefault="00000000">
            <w:pPr>
              <w:shd w:val="clear" w:color="auto" w:fill="FFFFFF"/>
              <w:spacing w:after="220"/>
              <w:rPr>
                <w:ins w:id="105" w:author="Yuzhuo Cheng" w:date="2024-12-01T04:13:00Z"/>
                <w:rFonts w:ascii="Roboto" w:eastAsia="Roboto" w:hAnsi="Roboto" w:cs="Roboto"/>
                <w:color w:val="242424"/>
                <w:sz w:val="21"/>
                <w:szCs w:val="21"/>
                <w:highlight w:val="white"/>
              </w:rPr>
            </w:pPr>
            <w:ins w:id="106" w:author="Yuzhuo Cheng" w:date="2024-12-01T04:13:00Z">
              <w:r>
                <w:rPr>
                  <w:rFonts w:ascii="Roboto" w:eastAsia="Roboto" w:hAnsi="Roboto" w:cs="Roboto"/>
                  <w:color w:val="242424"/>
                  <w:sz w:val="21"/>
                  <w:szCs w:val="21"/>
                  <w:highlight w:val="white"/>
                </w:rPr>
                <w:t>"Transform your child's future with our expert-led programs. Join 1000+ successful students today!"</w:t>
              </w:r>
            </w:ins>
          </w:p>
          <w:p w14:paraId="5AB619E0" w14:textId="77777777" w:rsidR="00CA3F78" w:rsidRDefault="00CA3F78">
            <w:pPr>
              <w:shd w:val="clear" w:color="auto" w:fill="FFFFFF"/>
              <w:spacing w:after="220"/>
              <w:rPr>
                <w:ins w:id="107" w:author="Yuzhuo Cheng" w:date="2024-12-01T04:13:00Z"/>
                <w:rFonts w:ascii="Roboto" w:eastAsia="Roboto" w:hAnsi="Roboto" w:cs="Roboto"/>
                <w:color w:val="242424"/>
                <w:sz w:val="21"/>
                <w:szCs w:val="21"/>
                <w:highlight w:val="white"/>
              </w:rPr>
            </w:pPr>
          </w:p>
          <w:p w14:paraId="170B7E0B" w14:textId="77777777" w:rsidR="00CA3F78" w:rsidRDefault="00000000">
            <w:pPr>
              <w:shd w:val="clear" w:color="auto" w:fill="FFFFFF"/>
              <w:spacing w:after="220"/>
              <w:rPr>
                <w:ins w:id="108" w:author="Yuzhuo Cheng" w:date="2024-12-01T04:13:00Z"/>
                <w:rFonts w:ascii="Roboto" w:eastAsia="Roboto" w:hAnsi="Roboto" w:cs="Roboto"/>
                <w:color w:val="242424"/>
                <w:sz w:val="21"/>
                <w:szCs w:val="21"/>
                <w:highlight w:val="white"/>
              </w:rPr>
            </w:pPr>
            <w:ins w:id="109" w:author="Yuzhuo Cheng" w:date="2024-12-01T04:13:00Z">
              <w:r>
                <w:rPr>
                  <w:rFonts w:ascii="Roboto" w:eastAsia="Roboto" w:hAnsi="Roboto" w:cs="Roboto"/>
                  <w:color w:val="242424"/>
                  <w:sz w:val="21"/>
                  <w:szCs w:val="21"/>
                  <w:highlight w:val="white"/>
                </w:rPr>
                <w:t>"Comprehensive child development solution. Professional team, proven results. Limited spots available!"</w:t>
              </w:r>
            </w:ins>
          </w:p>
          <w:p w14:paraId="2EEF3367" w14:textId="77777777" w:rsidR="00CA3F78" w:rsidRDefault="00CA3F78">
            <w:pPr>
              <w:shd w:val="clear" w:color="auto" w:fill="FFFFFF"/>
              <w:spacing w:after="220"/>
              <w:rPr>
                <w:ins w:id="110" w:author="Yuzhuo Cheng" w:date="2024-12-01T04:13:00Z"/>
                <w:rFonts w:ascii="Roboto" w:eastAsia="Roboto" w:hAnsi="Roboto" w:cs="Roboto"/>
                <w:color w:val="242424"/>
                <w:sz w:val="21"/>
                <w:szCs w:val="21"/>
                <w:highlight w:val="white"/>
              </w:rPr>
            </w:pPr>
          </w:p>
        </w:tc>
      </w:tr>
    </w:tbl>
    <w:p w14:paraId="27419ECC" w14:textId="77777777" w:rsidR="00CA3F78" w:rsidRDefault="00CA3F78">
      <w:pPr>
        <w:shd w:val="clear" w:color="auto" w:fill="FFFFFF"/>
        <w:spacing w:after="220"/>
        <w:rPr>
          <w:rFonts w:ascii="Roboto" w:eastAsia="Roboto" w:hAnsi="Roboto" w:cs="Roboto"/>
          <w:color w:val="242424"/>
          <w:sz w:val="21"/>
          <w:szCs w:val="21"/>
          <w:highlight w:val="white"/>
        </w:rPr>
      </w:pPr>
    </w:p>
    <w:p w14:paraId="1B75B6E7" w14:textId="77777777" w:rsidR="00CA3F78" w:rsidRDefault="00000000">
      <w:pPr>
        <w:pStyle w:val="3"/>
        <w:keepNext w:val="0"/>
        <w:keepLines w:val="0"/>
        <w:shd w:val="clear" w:color="auto" w:fill="FFFFFF"/>
        <w:spacing w:before="280"/>
        <w:rPr>
          <w:rFonts w:ascii="Roboto" w:eastAsia="Roboto" w:hAnsi="Roboto" w:cs="Roboto"/>
          <w:b/>
          <w:color w:val="242424"/>
          <w:sz w:val="26"/>
          <w:szCs w:val="26"/>
          <w:highlight w:val="white"/>
        </w:rPr>
      </w:pPr>
      <w:bookmarkStart w:id="111" w:name="_imv2j1vp64wz" w:colFirst="0" w:colLast="0"/>
      <w:bookmarkEnd w:id="111"/>
      <w:r>
        <w:rPr>
          <w:rFonts w:ascii="Roboto" w:eastAsia="Roboto" w:hAnsi="Roboto" w:cs="Roboto"/>
          <w:b/>
          <w:color w:val="242424"/>
          <w:sz w:val="26"/>
          <w:szCs w:val="26"/>
          <w:highlight w:val="white"/>
        </w:rPr>
        <w:t>Ad Group 3: Community Engagement</w:t>
      </w:r>
    </w:p>
    <w:p w14:paraId="0DF677A4" w14:textId="77777777" w:rsidR="00CA3F78" w:rsidRDefault="00CA3F78">
      <w:pPr>
        <w:shd w:val="clear" w:color="auto" w:fill="FFFFFF"/>
        <w:spacing w:after="220"/>
        <w:rPr>
          <w:rFonts w:ascii="Roboto" w:eastAsia="Roboto" w:hAnsi="Roboto" w:cs="Roboto"/>
          <w:color w:val="242424"/>
          <w:sz w:val="21"/>
          <w:szCs w:val="21"/>
          <w:highlight w:val="white"/>
        </w:rPr>
      </w:pPr>
    </w:p>
    <w:tbl>
      <w:tblPr>
        <w:tblStyle w:val="a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CA3F78" w14:paraId="1A0DC6E1" w14:textId="77777777">
        <w:tc>
          <w:tcPr>
            <w:tcW w:w="4513" w:type="dxa"/>
            <w:shd w:val="clear" w:color="auto" w:fill="auto"/>
            <w:tcMar>
              <w:top w:w="100" w:type="dxa"/>
              <w:left w:w="100" w:type="dxa"/>
              <w:bottom w:w="100" w:type="dxa"/>
              <w:right w:w="100" w:type="dxa"/>
            </w:tcMar>
          </w:tcPr>
          <w:p w14:paraId="43587923" w14:textId="77777777" w:rsidR="00CA3F78" w:rsidRDefault="00000000">
            <w:pPr>
              <w:widowControl w:val="0"/>
              <w:spacing w:line="240" w:lineRule="auto"/>
              <w:rPr>
                <w:rFonts w:ascii="Roboto" w:eastAsia="Roboto" w:hAnsi="Roboto" w:cs="Roboto"/>
                <w:color w:val="242424"/>
                <w:sz w:val="21"/>
                <w:szCs w:val="21"/>
                <w:highlight w:val="white"/>
              </w:rPr>
            </w:pPr>
            <w:r>
              <w:rPr>
                <w:rFonts w:ascii="Roboto" w:eastAsia="Roboto" w:hAnsi="Roboto" w:cs="Roboto"/>
                <w:color w:val="242424"/>
                <w:sz w:val="21"/>
                <w:szCs w:val="21"/>
                <w:highlight w:val="white"/>
              </w:rPr>
              <w:t>Keywords</w:t>
            </w:r>
          </w:p>
        </w:tc>
        <w:tc>
          <w:tcPr>
            <w:tcW w:w="4513" w:type="dxa"/>
            <w:shd w:val="clear" w:color="auto" w:fill="auto"/>
            <w:tcMar>
              <w:top w:w="100" w:type="dxa"/>
              <w:left w:w="100" w:type="dxa"/>
              <w:bottom w:w="100" w:type="dxa"/>
              <w:right w:w="100" w:type="dxa"/>
            </w:tcMar>
          </w:tcPr>
          <w:p w14:paraId="342C1426" w14:textId="77777777" w:rsidR="00CA3F78" w:rsidRDefault="00000000">
            <w:pPr>
              <w:widowControl w:val="0"/>
              <w:spacing w:line="240" w:lineRule="auto"/>
              <w:rPr>
                <w:rFonts w:ascii="Roboto" w:eastAsia="Roboto" w:hAnsi="Roboto" w:cs="Roboto"/>
                <w:color w:val="242424"/>
                <w:sz w:val="21"/>
                <w:szCs w:val="21"/>
                <w:highlight w:val="white"/>
              </w:rPr>
            </w:pPr>
            <w:r>
              <w:rPr>
                <w:rFonts w:ascii="Roboto" w:eastAsia="Roboto" w:hAnsi="Roboto" w:cs="Roboto"/>
                <w:color w:val="242424"/>
                <w:sz w:val="21"/>
                <w:szCs w:val="21"/>
                <w:highlight w:val="white"/>
              </w:rPr>
              <w:t>Headlines &amp; Descriptions</w:t>
            </w:r>
          </w:p>
        </w:tc>
      </w:tr>
      <w:tr w:rsidR="00CA3F78" w14:paraId="1D7566D0" w14:textId="77777777">
        <w:tc>
          <w:tcPr>
            <w:tcW w:w="4513" w:type="dxa"/>
            <w:shd w:val="clear" w:color="auto" w:fill="auto"/>
            <w:tcMar>
              <w:top w:w="100" w:type="dxa"/>
              <w:left w:w="100" w:type="dxa"/>
              <w:bottom w:w="100" w:type="dxa"/>
              <w:right w:w="100" w:type="dxa"/>
            </w:tcMar>
          </w:tcPr>
          <w:p w14:paraId="1D936DBF" w14:textId="77777777" w:rsidR="00CA3F78" w:rsidRDefault="00000000">
            <w:pPr>
              <w:widowControl w:val="0"/>
              <w:shd w:val="clear" w:color="auto" w:fill="FFFFFF"/>
              <w:spacing w:after="220" w:line="240" w:lineRule="auto"/>
              <w:rPr>
                <w:rFonts w:ascii="Roboto" w:eastAsia="Roboto" w:hAnsi="Roboto" w:cs="Roboto"/>
                <w:color w:val="242424"/>
                <w:sz w:val="21"/>
                <w:szCs w:val="21"/>
                <w:highlight w:val="white"/>
              </w:rPr>
            </w:pPr>
            <w:r>
              <w:rPr>
                <w:rFonts w:ascii="Roboto" w:eastAsia="Roboto" w:hAnsi="Roboto" w:cs="Roboto"/>
                <w:color w:val="242424"/>
                <w:sz w:val="21"/>
                <w:szCs w:val="21"/>
                <w:highlight w:val="white"/>
              </w:rPr>
              <w:t>Short, Broad Keywords (Awareness Stage):</w:t>
            </w:r>
          </w:p>
          <w:p w14:paraId="3BE60138" w14:textId="77777777" w:rsidR="00CA3F78" w:rsidRDefault="00000000">
            <w:pPr>
              <w:widowControl w:val="0"/>
              <w:numPr>
                <w:ilvl w:val="0"/>
                <w:numId w:val="3"/>
              </w:numPr>
              <w:shd w:val="clear" w:color="auto" w:fill="FFFFFF"/>
              <w:spacing w:before="160"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Community storytelling</w:t>
            </w:r>
          </w:p>
          <w:p w14:paraId="01C98A1A" w14:textId="77777777" w:rsidR="00CA3F78" w:rsidRDefault="00000000">
            <w:pPr>
              <w:widowControl w:val="0"/>
              <w:numPr>
                <w:ilvl w:val="0"/>
                <w:numId w:val="3"/>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Intergenerational activities</w:t>
            </w:r>
          </w:p>
          <w:p w14:paraId="2BC3C93C" w14:textId="77777777" w:rsidR="00CA3F78" w:rsidRDefault="00000000">
            <w:pPr>
              <w:widowControl w:val="0"/>
              <w:numPr>
                <w:ilvl w:val="0"/>
                <w:numId w:val="3"/>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lastRenderedPageBreak/>
              <w:t>Public storytelling events</w:t>
            </w:r>
          </w:p>
          <w:p w14:paraId="110BC8B6" w14:textId="77777777" w:rsidR="00CA3F78" w:rsidRDefault="00000000">
            <w:pPr>
              <w:widowControl w:val="0"/>
              <w:numPr>
                <w:ilvl w:val="0"/>
                <w:numId w:val="3"/>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Family workshops</w:t>
            </w:r>
          </w:p>
          <w:p w14:paraId="0C1FA44B" w14:textId="77777777" w:rsidR="00CA3F78" w:rsidRDefault="00000000">
            <w:pPr>
              <w:widowControl w:val="0"/>
              <w:numPr>
                <w:ilvl w:val="0"/>
                <w:numId w:val="3"/>
              </w:numPr>
              <w:shd w:val="clear" w:color="auto" w:fill="FFFFFF"/>
              <w:spacing w:after="160"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Storytelling for all ages</w:t>
            </w:r>
          </w:p>
          <w:p w14:paraId="34EE913C" w14:textId="77777777" w:rsidR="00CA3F78" w:rsidRDefault="00000000">
            <w:pPr>
              <w:widowControl w:val="0"/>
              <w:shd w:val="clear" w:color="auto" w:fill="FFFFFF"/>
              <w:spacing w:after="220" w:line="240" w:lineRule="auto"/>
              <w:rPr>
                <w:rFonts w:ascii="Roboto" w:eastAsia="Roboto" w:hAnsi="Roboto" w:cs="Roboto"/>
                <w:color w:val="242424"/>
                <w:sz w:val="21"/>
                <w:szCs w:val="21"/>
                <w:highlight w:val="white"/>
              </w:rPr>
            </w:pPr>
            <w:r>
              <w:rPr>
                <w:rFonts w:ascii="Roboto" w:eastAsia="Roboto" w:hAnsi="Roboto" w:cs="Roboto"/>
                <w:color w:val="242424"/>
                <w:sz w:val="21"/>
                <w:szCs w:val="21"/>
                <w:highlight w:val="white"/>
              </w:rPr>
              <w:t>Long, Specific Keywords (Conversion Stage):</w:t>
            </w:r>
          </w:p>
          <w:p w14:paraId="3F468948" w14:textId="77777777" w:rsidR="00CA3F78" w:rsidRDefault="00000000">
            <w:pPr>
              <w:widowControl w:val="0"/>
              <w:numPr>
                <w:ilvl w:val="0"/>
                <w:numId w:val="8"/>
              </w:numPr>
              <w:shd w:val="clear" w:color="auto" w:fill="FFFFFF"/>
              <w:spacing w:before="160"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Free community storytelling events</w:t>
            </w:r>
          </w:p>
          <w:p w14:paraId="100D6ADF" w14:textId="77777777" w:rsidR="00CA3F78" w:rsidRDefault="00000000">
            <w:pPr>
              <w:widowControl w:val="0"/>
              <w:numPr>
                <w:ilvl w:val="0"/>
                <w:numId w:val="8"/>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Storytelling workshops for families</w:t>
            </w:r>
          </w:p>
          <w:p w14:paraId="6DC9AD13" w14:textId="77777777" w:rsidR="00CA3F78" w:rsidRDefault="00000000">
            <w:pPr>
              <w:widowControl w:val="0"/>
              <w:numPr>
                <w:ilvl w:val="0"/>
                <w:numId w:val="8"/>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Intergenerational harmony through storytelling</w:t>
            </w:r>
          </w:p>
          <w:p w14:paraId="6D01975A" w14:textId="77777777" w:rsidR="00CA3F78" w:rsidRDefault="00000000">
            <w:pPr>
              <w:widowControl w:val="0"/>
              <w:numPr>
                <w:ilvl w:val="0"/>
                <w:numId w:val="8"/>
              </w:numPr>
              <w:shd w:val="clear" w:color="auto" w:fill="FFFFFF"/>
              <w:spacing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Public storytelling sessions and workshops</w:t>
            </w:r>
          </w:p>
          <w:p w14:paraId="711855CC" w14:textId="77777777" w:rsidR="00CA3F78" w:rsidRDefault="00000000">
            <w:pPr>
              <w:widowControl w:val="0"/>
              <w:numPr>
                <w:ilvl w:val="0"/>
                <w:numId w:val="8"/>
              </w:numPr>
              <w:shd w:val="clear" w:color="auto" w:fill="FFFFFF"/>
              <w:spacing w:after="160" w:line="240" w:lineRule="auto"/>
              <w:ind w:left="1020"/>
              <w:rPr>
                <w:rFonts w:ascii="Roboto" w:eastAsia="Roboto" w:hAnsi="Roboto" w:cs="Roboto"/>
                <w:color w:val="242424"/>
                <w:sz w:val="21"/>
                <w:szCs w:val="21"/>
                <w:highlight w:val="white"/>
              </w:rPr>
            </w:pPr>
            <w:r>
              <w:rPr>
                <w:rFonts w:ascii="Roboto" w:eastAsia="Roboto" w:hAnsi="Roboto" w:cs="Roboto"/>
                <w:color w:val="242424"/>
                <w:sz w:val="21"/>
                <w:szCs w:val="21"/>
                <w:highlight w:val="white"/>
              </w:rPr>
              <w:t>Storytelling activities for mutual appreciation</w:t>
            </w:r>
          </w:p>
          <w:p w14:paraId="4DA067EC" w14:textId="77777777" w:rsidR="00CA3F78" w:rsidRDefault="00CA3F78">
            <w:pPr>
              <w:widowControl w:val="0"/>
              <w:spacing w:line="240" w:lineRule="auto"/>
              <w:rPr>
                <w:rFonts w:ascii="Roboto" w:eastAsia="Roboto" w:hAnsi="Roboto" w:cs="Roboto"/>
                <w:color w:val="242424"/>
                <w:sz w:val="21"/>
                <w:szCs w:val="21"/>
                <w:highlight w:val="white"/>
              </w:rPr>
            </w:pPr>
          </w:p>
        </w:tc>
        <w:tc>
          <w:tcPr>
            <w:tcW w:w="4513" w:type="dxa"/>
            <w:shd w:val="clear" w:color="auto" w:fill="auto"/>
            <w:tcMar>
              <w:top w:w="100" w:type="dxa"/>
              <w:left w:w="100" w:type="dxa"/>
              <w:bottom w:w="100" w:type="dxa"/>
              <w:right w:w="100" w:type="dxa"/>
            </w:tcMar>
          </w:tcPr>
          <w:p w14:paraId="1DBFA978"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lastRenderedPageBreak/>
              <w:t xml:space="preserve">Headline 1: Storytelling for All Ages </w:t>
            </w:r>
          </w:p>
          <w:p w14:paraId="5CD5272D"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 xml:space="preserve">Headline 2: Foster Intergenerational Harmony </w:t>
            </w:r>
          </w:p>
          <w:p w14:paraId="784CC73B"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lastRenderedPageBreak/>
              <w:t>Headline 3: Free Storytelling Events</w:t>
            </w:r>
          </w:p>
          <w:p w14:paraId="34841320"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 xml:space="preserve">Description 1: Join our community storytelling events and workshops. Activities for all ages to foster mutual appreciation and harmony. </w:t>
            </w:r>
          </w:p>
          <w:p w14:paraId="49DE93A8"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Description 2: Experience the power of stories to inspire and nurture curiosity. Participate in our free storytelling sessions and workshops.</w:t>
            </w:r>
          </w:p>
          <w:p w14:paraId="7AD3767C" w14:textId="77777777" w:rsidR="00CA3F78" w:rsidRDefault="00000000">
            <w:pPr>
              <w:shd w:val="clear" w:color="auto" w:fill="FFFFFF"/>
              <w:spacing w:after="220"/>
              <w:rPr>
                <w:rFonts w:ascii="Roboto" w:eastAsia="Roboto" w:hAnsi="Roboto" w:cs="Roboto"/>
                <w:color w:val="242424"/>
                <w:sz w:val="21"/>
                <w:szCs w:val="21"/>
                <w:highlight w:val="white"/>
              </w:rPr>
            </w:pPr>
            <w:r>
              <w:rPr>
                <w:rFonts w:ascii="Roboto" w:eastAsia="Roboto" w:hAnsi="Roboto" w:cs="Roboto"/>
                <w:color w:val="242424"/>
                <w:sz w:val="21"/>
                <w:szCs w:val="21"/>
                <w:highlight w:val="white"/>
              </w:rPr>
              <w:t>Call to Action: Get Involved</w:t>
            </w:r>
          </w:p>
        </w:tc>
      </w:tr>
    </w:tbl>
    <w:p w14:paraId="3BF60577" w14:textId="77777777" w:rsidR="00CA3F78" w:rsidRDefault="00CA3F78">
      <w:pPr>
        <w:pStyle w:val="3"/>
        <w:keepNext w:val="0"/>
        <w:keepLines w:val="0"/>
        <w:shd w:val="clear" w:color="auto" w:fill="FFFFFF"/>
        <w:spacing w:before="280"/>
      </w:pPr>
      <w:bookmarkStart w:id="112" w:name="_sbno0y1o8zv4" w:colFirst="0" w:colLast="0"/>
      <w:bookmarkEnd w:id="112"/>
    </w:p>
    <w:p w14:paraId="683C8024" w14:textId="77777777" w:rsidR="00CA3F78" w:rsidRDefault="00CA3F78"/>
    <w:p w14:paraId="740CE414" w14:textId="77777777" w:rsidR="00CA3F78" w:rsidRDefault="00000000">
      <w:r>
        <w:t>3. Please make sure your campaign is ""Paused"" when you are still at the design stage, a new campaign will by default be ""Enabled"" when being created, please change the status from ""Enabled"" to ""Paused"" when you are still editing it.</w:t>
      </w:r>
    </w:p>
    <w:p w14:paraId="2D96CEE6" w14:textId="77777777" w:rsidR="00CA3F78" w:rsidRDefault="00CA3F78"/>
    <w:p w14:paraId="0D8C1C4F" w14:textId="77777777" w:rsidR="00CA3F78" w:rsidRDefault="00CA3F78"/>
    <w:p w14:paraId="5326B281" w14:textId="77777777" w:rsidR="00CA3F78" w:rsidRDefault="00000000">
      <w:r>
        <w:t xml:space="preserve">4. Once you are done with the design of your campaigns, you can “Enable” your campaigns; at the same time, </w:t>
      </w:r>
      <w:r>
        <w:rPr>
          <w:highlight w:val="yellow"/>
        </w:rPr>
        <w:t>please prepare a pdf which contains the screen shots of your campaign design (mainly including Ad groups and Ad copies) and send it to me(imsophie@ust.hk) and the contact of the NGO.</w:t>
      </w:r>
      <w:r>
        <w:t xml:space="preserve"> Your campaigns will be reviewed by NGO to see if adjustment is needed.</w:t>
      </w:r>
    </w:p>
    <w:p w14:paraId="0E9AD45C" w14:textId="77777777" w:rsidR="00CA3F78" w:rsidRDefault="00CA3F78"/>
    <w:p w14:paraId="64D18A90" w14:textId="77777777" w:rsidR="00CA3F78" w:rsidRDefault="00CA3F78"/>
    <w:p w14:paraId="55BD988B" w14:textId="77777777" w:rsidR="00CA3F78" w:rsidRDefault="00000000">
      <w:r>
        <w:t>5. You can continuously change the settings in your campaigns, but be very careful not to change the settings for NGO's own campaigns</w:t>
      </w:r>
    </w:p>
    <w:p w14:paraId="6591EB5A" w14:textId="77777777" w:rsidR="00CA3F78" w:rsidRDefault="00CA3F78"/>
    <w:p w14:paraId="29FEDA40" w14:textId="77777777" w:rsidR="00CA3F78" w:rsidRDefault="00000000">
      <w:r>
        <w:t>6. Very importantly, DO NOT put Third Party websites/links (even NGO's Facebook or IG page) in the campaign as landing page or sub landing page, this will cause immediate suspension of NGO's Google Ads Account.</w:t>
      </w:r>
    </w:p>
    <w:p w14:paraId="31079B13" w14:textId="77777777" w:rsidR="00CA3F78" w:rsidRDefault="00CA3F78"/>
    <w:p w14:paraId="0BD4E8DE" w14:textId="77777777" w:rsidR="00CA3F78" w:rsidRDefault="00000000">
      <w:r>
        <w:t>7. You need to conduct A/B testing with your campaigns and a proposal need to be submitted on Canvas on or before Nov.19th.</w:t>
      </w:r>
    </w:p>
    <w:p w14:paraId="01F652A3" w14:textId="77777777" w:rsidR="00CA3F78" w:rsidRDefault="00CA3F78"/>
    <w:p w14:paraId="61CCDD5A" w14:textId="77777777" w:rsidR="00CA3F78" w:rsidRDefault="00CA3F78"/>
    <w:p w14:paraId="0B54B100" w14:textId="77777777" w:rsidR="00CA3F78" w:rsidRDefault="00000000">
      <w:r>
        <w:t xml:space="preserve">AB testing proposal </w:t>
      </w:r>
    </w:p>
    <w:p w14:paraId="4B16F550" w14:textId="77777777" w:rsidR="00CA3F78" w:rsidRDefault="00CA3F78"/>
    <w:p w14:paraId="4ACDCD43" w14:textId="77777777" w:rsidR="00CA3F78" w:rsidRDefault="00CA3F78"/>
    <w:p w14:paraId="54485CF4" w14:textId="77777777" w:rsidR="00CA3F78" w:rsidRDefault="00CA3F78"/>
    <w:p w14:paraId="7722DFC5" w14:textId="77777777" w:rsidR="00CA3F78" w:rsidRDefault="00000000">
      <w:r>
        <w:t>8. Please end/pause all your campaigns on Nov.25th at 12:00pm noon.</w:t>
      </w:r>
    </w:p>
    <w:p w14:paraId="0FEF6E53" w14:textId="77777777" w:rsidR="00CA3F78" w:rsidRDefault="00CA3F78"/>
    <w:p w14:paraId="6F680D0A" w14:textId="77777777" w:rsidR="00CA3F78" w:rsidRDefault="00000000">
      <w:r>
        <w:lastRenderedPageBreak/>
        <w:t>9. Please retrieve all the useful info (you can save some screen caps of your campaign figures/performance) before Nov. 26th, 10:00am, your account will be removed from NGO's Ad Grand account by then.</w:t>
      </w:r>
    </w:p>
    <w:p w14:paraId="05C91CE4" w14:textId="77777777" w:rsidR="00CA3F78" w:rsidRDefault="00CA3F78"/>
    <w:p w14:paraId="0F660BCE" w14:textId="77777777" w:rsidR="00CA3F78" w:rsidRDefault="00000000">
      <w:r>
        <w:t>10. If you want to clarify anything or ask questions for the NGO via email, please include me in the loop so that I could be involved as well.</w:t>
      </w:r>
    </w:p>
    <w:p w14:paraId="58DFA16C" w14:textId="77777777" w:rsidR="00CA3F78" w:rsidRDefault="00CA3F78"/>
    <w:p w14:paraId="16407FEF" w14:textId="77777777" w:rsidR="00CA3F78" w:rsidRDefault="00000000">
      <w:r>
        <w:t>Please send a message to me (imsophie@ust.hk) when you have completed link-up with NGOs’ account, so I can ask NGO to accept your request in a timely manner.</w:t>
      </w:r>
    </w:p>
    <w:p w14:paraId="4378A32E" w14:textId="77777777" w:rsidR="00CA3F78" w:rsidRDefault="00CA3F78"/>
    <w:p w14:paraId="0618EDC3" w14:textId="77777777" w:rsidR="00CA3F78" w:rsidRDefault="00000000">
      <w:r>
        <w:t>If you have any questions, please let me know.</w:t>
      </w:r>
    </w:p>
    <w:p w14:paraId="05660159" w14:textId="77777777" w:rsidR="00CA3F78" w:rsidRDefault="00CA3F78"/>
    <w:p w14:paraId="354E6CF4" w14:textId="77777777" w:rsidR="00CA3F78" w:rsidRDefault="00000000">
      <w:r>
        <w:t>Best,</w:t>
      </w:r>
    </w:p>
    <w:p w14:paraId="1CB69A45" w14:textId="77777777" w:rsidR="00CA3F78" w:rsidRDefault="00000000">
      <w:r>
        <w:t>Sophie</w:t>
      </w:r>
    </w:p>
    <w:sectPr w:rsidR="00CA3F78">
      <w:pgSz w:w="11906" w:h="16838"/>
      <w:pgMar w:top="1440" w:right="1440" w:bottom="1440" w:left="1440" w:header="720" w:footer="720" w:gutter="0"/>
      <w:pgNumType w:start="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ximilian Lai" w:date="2024-11-28T03:37:00Z" w:initials="">
    <w:p w14:paraId="24490370" w14:textId="77777777" w:rsidR="00CA3F78" w:rsidRDefault="00000000">
      <w:pPr>
        <w:widowControl w:val="0"/>
        <w:pBdr>
          <w:top w:val="nil"/>
          <w:left w:val="nil"/>
          <w:bottom w:val="nil"/>
          <w:right w:val="nil"/>
          <w:between w:val="nil"/>
        </w:pBdr>
        <w:spacing w:line="240" w:lineRule="auto"/>
        <w:rPr>
          <w:color w:val="000000"/>
        </w:rPr>
      </w:pPr>
      <w:r>
        <w:rPr>
          <w:rFonts w:eastAsia="Arial"/>
          <w:color w:val="000000"/>
        </w:rPr>
        <w:t>To be finalized and submitted. This is version 1</w:t>
      </w:r>
    </w:p>
  </w:comment>
  <w:comment w:id="2" w:author="Maximilian Lai" w:date="2024-11-28T09:47:00Z" w:initials="">
    <w:p w14:paraId="2015A646" w14:textId="77777777" w:rsidR="00CA3F78" w:rsidRDefault="00000000">
      <w:pPr>
        <w:widowControl w:val="0"/>
        <w:pBdr>
          <w:top w:val="nil"/>
          <w:left w:val="nil"/>
          <w:bottom w:val="nil"/>
          <w:right w:val="nil"/>
          <w:between w:val="nil"/>
        </w:pBdr>
        <w:spacing w:line="240" w:lineRule="auto"/>
        <w:rPr>
          <w:color w:val="000000"/>
        </w:rPr>
      </w:pPr>
      <w:r>
        <w:rPr>
          <w:rFonts w:eastAsia="Arial"/>
          <w:color w:val="000000"/>
        </w:rPr>
        <w:t>Completed draft, uploaded to ads account</w:t>
      </w:r>
    </w:p>
  </w:comment>
  <w:comment w:id="4" w:author="Yuemin C" w:date="2024-11-30T17:55:00Z" w:initials="">
    <w:p w14:paraId="799882F3" w14:textId="77777777" w:rsidR="00CA3F78" w:rsidRDefault="00000000">
      <w:pPr>
        <w:widowControl w:val="0"/>
        <w:pBdr>
          <w:top w:val="nil"/>
          <w:left w:val="nil"/>
          <w:bottom w:val="nil"/>
          <w:right w:val="nil"/>
          <w:between w:val="nil"/>
        </w:pBdr>
        <w:spacing w:line="240" w:lineRule="auto"/>
        <w:rPr>
          <w:color w:val="000000"/>
        </w:rPr>
      </w:pPr>
      <w:r>
        <w:rPr>
          <w:rFonts w:eastAsia="Arial"/>
          <w:color w:val="000000"/>
        </w:rPr>
        <w:t>Could be changed to just one category if too broad</w:t>
      </w:r>
    </w:p>
  </w:comment>
  <w:comment w:id="15" w:author="Yuzhuo Cheng" w:date="2024-12-01T04:19:00Z" w:initials="">
    <w:p w14:paraId="6AE494F8" w14:textId="77777777" w:rsidR="00CA3F78" w:rsidRDefault="00000000">
      <w:pPr>
        <w:widowControl w:val="0"/>
        <w:pBdr>
          <w:top w:val="nil"/>
          <w:left w:val="nil"/>
          <w:bottom w:val="nil"/>
          <w:right w:val="nil"/>
          <w:between w:val="nil"/>
        </w:pBdr>
        <w:spacing w:line="240" w:lineRule="auto"/>
        <w:rPr>
          <w:color w:val="000000"/>
        </w:rPr>
      </w:pPr>
      <w:r>
        <w:rPr>
          <w:rFonts w:eastAsia="Arial"/>
          <w:color w:val="000000"/>
        </w:rPr>
        <w:t>https://hac.org.hk/cn/%e5%88%9b%e6%84%8f%e6%95%85%e4%ba%8b%e6%b4%bb%e5%8a%a8%e5%b9%b3%e5%8f%b0/</w:t>
      </w:r>
    </w:p>
  </w:comment>
  <w:comment w:id="16" w:author="Yuzhuo Cheng" w:date="2024-12-01T04:28:00Z" w:initials="">
    <w:p w14:paraId="5E33CF20" w14:textId="77777777" w:rsidR="00CA3F78" w:rsidRDefault="00000000">
      <w:pPr>
        <w:widowControl w:val="0"/>
        <w:pBdr>
          <w:top w:val="nil"/>
          <w:left w:val="nil"/>
          <w:bottom w:val="nil"/>
          <w:right w:val="nil"/>
          <w:between w:val="nil"/>
        </w:pBdr>
        <w:spacing w:line="240" w:lineRule="auto"/>
        <w:rPr>
          <w:color w:val="000000"/>
        </w:rPr>
      </w:pPr>
      <w:r>
        <w:rPr>
          <w:rFonts w:eastAsia="Arial"/>
          <w:color w:val="000000"/>
        </w:rPr>
        <w:t>this is where i take my guess, their offer page:</w:t>
      </w:r>
    </w:p>
    <w:p w14:paraId="049DE129" w14:textId="77777777" w:rsidR="00CA3F78" w:rsidRDefault="00000000">
      <w:pPr>
        <w:widowControl w:val="0"/>
        <w:pBdr>
          <w:top w:val="nil"/>
          <w:left w:val="nil"/>
          <w:bottom w:val="nil"/>
          <w:right w:val="nil"/>
          <w:between w:val="nil"/>
        </w:pBdr>
        <w:spacing w:line="240" w:lineRule="auto"/>
        <w:rPr>
          <w:color w:val="000000"/>
        </w:rPr>
      </w:pPr>
      <w:r>
        <w:rPr>
          <w:rFonts w:eastAsia="Arial"/>
          <w:color w:val="000000"/>
        </w:rPr>
        <w:t>https://hac.org.hk/cn/product/%e3%80%8c%e5%92%8c%e5%ad%a9%e6%82%a6%e8%af%bb%e4%b9%90%e3%80%8d%e5%ae%b6%e9%95%bf%e5%b7%a5%e4%bd%9c%e5%9d%8a/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490370" w15:done="0"/>
  <w15:commentEx w15:paraId="2015A646" w15:done="0"/>
  <w15:commentEx w15:paraId="799882F3" w15:done="0"/>
  <w15:commentEx w15:paraId="6AE494F8" w15:done="0"/>
  <w15:commentEx w15:paraId="049DE1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490370" w16cid:durableId="113475CD"/>
  <w16cid:commentId w16cid:paraId="2015A646" w16cid:durableId="0D9494DA"/>
  <w16cid:commentId w16cid:paraId="799882F3" w16cid:durableId="2D6ED4E1"/>
  <w16cid:commentId w16cid:paraId="6AE494F8" w16cid:durableId="1F65DF0C"/>
  <w16cid:commentId w16cid:paraId="049DE129" w16cid:durableId="70FC67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embedRegular r:id="rId1" w:fontKey="{37D1261F-D75D-4491-8557-956CBAF5845D}"/>
    <w:embedBold r:id="rId2" w:fontKey="{06983B9C-3E81-47C8-9800-68CBE8CB0A37}"/>
  </w:font>
  <w:font w:name="Calibri">
    <w:panose1 w:val="020F0502020204030204"/>
    <w:charset w:val="00"/>
    <w:family w:val="swiss"/>
    <w:pitch w:val="variable"/>
    <w:sig w:usb0="E4002EFF" w:usb1="C200247B" w:usb2="00000009" w:usb3="00000000" w:csb0="000001FF" w:csb1="00000000"/>
    <w:embedRegular r:id="rId3" w:fontKey="{BFD2BC0B-2C57-41CA-91A1-613227648DBA}"/>
  </w:font>
  <w:font w:name="Cambria">
    <w:panose1 w:val="02040503050406030204"/>
    <w:charset w:val="00"/>
    <w:family w:val="roman"/>
    <w:pitch w:val="variable"/>
    <w:sig w:usb0="E00006FF" w:usb1="420024FF" w:usb2="02000000" w:usb3="00000000" w:csb0="0000019F" w:csb1="00000000"/>
    <w:embedRegular r:id="rId4" w:fontKey="{5E1E4D18-C8CC-4D40-A9A1-985C5425E8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17DF2"/>
    <w:multiLevelType w:val="multilevel"/>
    <w:tmpl w:val="F1A85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D80FF5"/>
    <w:multiLevelType w:val="multilevel"/>
    <w:tmpl w:val="947A8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E27443"/>
    <w:multiLevelType w:val="multilevel"/>
    <w:tmpl w:val="F6523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334D7A"/>
    <w:multiLevelType w:val="multilevel"/>
    <w:tmpl w:val="255CA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FB2A60"/>
    <w:multiLevelType w:val="multilevel"/>
    <w:tmpl w:val="9C340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2D0F26"/>
    <w:multiLevelType w:val="multilevel"/>
    <w:tmpl w:val="CE366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047CA4"/>
    <w:multiLevelType w:val="multilevel"/>
    <w:tmpl w:val="F104C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805BDC"/>
    <w:multiLevelType w:val="multilevel"/>
    <w:tmpl w:val="95509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5E66A1"/>
    <w:multiLevelType w:val="multilevel"/>
    <w:tmpl w:val="1B76D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5694783">
    <w:abstractNumId w:val="7"/>
  </w:num>
  <w:num w:numId="2" w16cid:durableId="21785446">
    <w:abstractNumId w:val="6"/>
  </w:num>
  <w:num w:numId="3" w16cid:durableId="211386230">
    <w:abstractNumId w:val="4"/>
  </w:num>
  <w:num w:numId="4" w16cid:durableId="1676106676">
    <w:abstractNumId w:val="2"/>
  </w:num>
  <w:num w:numId="5" w16cid:durableId="1692026250">
    <w:abstractNumId w:val="3"/>
  </w:num>
  <w:num w:numId="6" w16cid:durableId="305623970">
    <w:abstractNumId w:val="1"/>
  </w:num>
  <w:num w:numId="7" w16cid:durableId="1637105526">
    <w:abstractNumId w:val="8"/>
  </w:num>
  <w:num w:numId="8" w16cid:durableId="1921718225">
    <w:abstractNumId w:val="5"/>
  </w:num>
  <w:num w:numId="9" w16cid:durableId="896085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F78"/>
    <w:rsid w:val="001855A1"/>
    <w:rsid w:val="00AC39CC"/>
    <w:rsid w:val="00CA3F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8C572"/>
  <w15:docId w15:val="{56C85AA7-278A-4E67-B360-39CC915C4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annotation text"/>
    <w:basedOn w:val="a"/>
    <w:link w:val="aa"/>
    <w:uiPriority w:val="99"/>
    <w:semiHidden/>
    <w:unhideWhenUsed/>
  </w:style>
  <w:style w:type="character" w:customStyle="1" w:styleId="aa">
    <w:name w:val="批注文字 字符"/>
    <w:basedOn w:val="a0"/>
    <w:link w:val="a9"/>
    <w:uiPriority w:val="99"/>
    <w:semiHidden/>
  </w:style>
  <w:style w:type="character" w:styleId="ab">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5"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1173</Words>
  <Characters>6690</Characters>
  <Application>Microsoft Office Word</Application>
  <DocSecurity>0</DocSecurity>
  <Lines>55</Lines>
  <Paragraphs>15</Paragraphs>
  <ScaleCrop>false</ScaleCrop>
  <Company/>
  <LinksUpToDate>false</LinksUpToDate>
  <CharactersWithSpaces>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Eason Liu</dc:creator>
  <cp:lastModifiedBy>Eason Liu</cp:lastModifiedBy>
  <cp:revision>2</cp:revision>
  <dcterms:created xsi:type="dcterms:W3CDTF">2024-12-12T04:23:00Z</dcterms:created>
  <dcterms:modified xsi:type="dcterms:W3CDTF">2024-12-12T04:23:00Z</dcterms:modified>
</cp:coreProperties>
</file>